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6B27D" w14:textId="77777777" w:rsidR="00093948" w:rsidRDefault="00093948" w:rsidP="00093948">
      <w:pPr>
        <w:spacing w:after="112" w:line="259" w:lineRule="auto"/>
        <w:ind w:left="0" w:firstLine="0"/>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759A550D" w14:textId="77777777" w:rsidR="00093948" w:rsidRDefault="00093948" w:rsidP="00093948">
      <w:pPr>
        <w:spacing w:after="112" w:line="259" w:lineRule="auto"/>
        <w:ind w:left="-5"/>
      </w:pPr>
      <w:r>
        <w:t>Ankita R</w:t>
      </w:r>
      <w:r w:rsidR="00B90CE7">
        <w:t>o</w:t>
      </w:r>
      <w:r>
        <w:t xml:space="preserve">ychoudhury (SURF Student), Richard M. Murray (mentor) </w:t>
      </w:r>
    </w:p>
    <w:p w14:paraId="3CBDC64A" w14:textId="77777777" w:rsidR="00093948" w:rsidRDefault="00093948" w:rsidP="00093948">
      <w:pPr>
        <w:spacing w:after="117" w:line="259" w:lineRule="auto"/>
        <w:ind w:left="-5"/>
      </w:pPr>
      <w:r>
        <w:t xml:space="preserve">2 June 2020 </w:t>
      </w:r>
    </w:p>
    <w:p w14:paraId="576CD461" w14:textId="77777777" w:rsidR="001F4FEF" w:rsidRDefault="00093948" w:rsidP="001F4FEF">
      <w:pPr>
        <w:spacing w:after="0" w:line="356" w:lineRule="auto"/>
        <w:ind w:left="-5"/>
        <w:rPr>
          <w:i/>
        </w:rPr>
      </w:pPr>
      <w:r>
        <w:rPr>
          <w:i/>
        </w:rPr>
        <w:t xml:space="preserve">Keywords: synthetic biology, TX/TL system, ATP regeneration, </w:t>
      </w:r>
      <w:r w:rsidR="001F4FEF">
        <w:rPr>
          <w:i/>
        </w:rPr>
        <w:t>rheostat</w:t>
      </w:r>
    </w:p>
    <w:p w14:paraId="051C82BB" w14:textId="77777777" w:rsidR="001F4FEF" w:rsidRDefault="001F4FEF" w:rsidP="001F4FEF">
      <w:pPr>
        <w:spacing w:after="0" w:line="356" w:lineRule="auto"/>
        <w:ind w:left="-5"/>
        <w:rPr>
          <w:i/>
        </w:rPr>
      </w:pPr>
    </w:p>
    <w:p w14:paraId="31CFEC38" w14:textId="77777777" w:rsidR="001F4FEF" w:rsidRDefault="00F73ADC" w:rsidP="001F4FEF">
      <w:pPr>
        <w:spacing w:after="0" w:line="356" w:lineRule="auto"/>
        <w:ind w:left="-5"/>
        <w:rPr>
          <w:b/>
          <w:bCs/>
          <w:iCs/>
        </w:rPr>
      </w:pPr>
      <w:r>
        <w:rPr>
          <w:b/>
          <w:bCs/>
          <w:iCs/>
        </w:rPr>
        <w:t>Background/</w:t>
      </w:r>
      <w:r w:rsidR="001F4FEF">
        <w:rPr>
          <w:b/>
          <w:bCs/>
          <w:iCs/>
        </w:rPr>
        <w:t>Motivation</w:t>
      </w:r>
      <w:r w:rsidR="007429DE">
        <w:rPr>
          <w:b/>
          <w:bCs/>
          <w:iCs/>
        </w:rPr>
        <w:t xml:space="preserve"> </w:t>
      </w:r>
      <w:r w:rsidR="007429DE" w:rsidRPr="007429DE">
        <w:rPr>
          <w:iCs/>
        </w:rPr>
        <w:t xml:space="preserve">(Write </w:t>
      </w:r>
      <w:r w:rsidR="007429DE" w:rsidRPr="00F25474">
        <w:rPr>
          <w:color w:val="333333"/>
        </w:rPr>
        <w:t>in some detail the motivation for your project. It should include background and an overview of the ongoing work in the research group. You should include references.</w:t>
      </w:r>
      <w:r w:rsidR="007429DE" w:rsidRPr="007429DE">
        <w:rPr>
          <w:color w:val="333333"/>
        </w:rPr>
        <w:t>)</w:t>
      </w:r>
    </w:p>
    <w:p w14:paraId="10A5E13C" w14:textId="77777777"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already seen in biology. There is a new movement to figure out how to create and use genetically-programmed synthetic cells for future use. These cell-free systems can be used as environments in which more complex engineered systems can be carried out and designed [9]. </w:t>
      </w:r>
    </w:p>
    <w:p w14:paraId="46BE79D0" w14:textId="77777777" w:rsidR="007D316F" w:rsidRDefault="008520CD" w:rsidP="001F4FEF">
      <w:pPr>
        <w:spacing w:after="0" w:line="356" w:lineRule="auto"/>
        <w:ind w:left="-5"/>
        <w:rPr>
          <w:iCs/>
        </w:rPr>
      </w:pPr>
      <w:r>
        <w:rPr>
          <w:iCs/>
        </w:rPr>
        <w:tab/>
      </w:r>
      <w:r>
        <w:rPr>
          <w:iCs/>
        </w:rPr>
        <w:tab/>
      </w:r>
      <w:r>
        <w:rPr>
          <w:iCs/>
        </w:rPr>
        <w:tab/>
        <w:t xml:space="preserve">When building synthetic cells, there are five main subsystems that must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 xml:space="preserve">We aim to extend the lifetimes of synthetic cells derived from liposomes. </w:t>
      </w:r>
      <w:r w:rsidR="002521F9">
        <w:rPr>
          <w:iCs/>
        </w:rPr>
        <w:t xml:space="preserve">An efficient, longer-lasting method to provide energy required for internal reactions will </w:t>
      </w:r>
      <w:r w:rsidR="006643E1">
        <w:rPr>
          <w:iCs/>
        </w:rPr>
        <w:t>allow us t</w:t>
      </w:r>
      <w:r w:rsidR="002521F9">
        <w:rPr>
          <w:iCs/>
        </w:rPr>
        <w:t>o carry out more complex, sustainable experiments. We will be able to significantly broaden the breadth of possible experiments if we can measure responses, production, etc. for longer time periods.</w:t>
      </w:r>
    </w:p>
    <w:p w14:paraId="1453F130" w14:textId="7B23C4A6" w:rsidR="00E0357A" w:rsidRDefault="00E0357A" w:rsidP="00E0357A">
      <w:pPr>
        <w:ind w:left="-15" w:firstLine="720"/>
      </w:pPr>
      <w:r>
        <w:t xml:space="preserve">Given the success of this research, the possibilities of experiments with synthetic cells will be significantly affected. We will be able to understand how to extend their lifetimes. By discerning what components are crucial for energy regeneration, we </w:t>
      </w:r>
      <w:r w:rsidR="007429DE">
        <w:t>can</w:t>
      </w:r>
      <w:r>
        <w:t xml:space="preserve"> </w:t>
      </w:r>
      <w:ins w:id="0" w:author="Subir Roychoudhury" w:date="2020-07-03T10:16:00Z">
        <w:r w:rsidR="00950397">
          <w:t xml:space="preserve">deconstruct </w:t>
        </w:r>
      </w:ins>
      <w:ins w:id="1" w:author="Subir Roychoudhury" w:date="2020-07-03T10:15:00Z">
        <w:r w:rsidR="00950397">
          <w:t xml:space="preserve">the process </w:t>
        </w:r>
      </w:ins>
      <w:ins w:id="2" w:author="Subir Roychoudhury" w:date="2020-07-03T10:16:00Z">
        <w:r w:rsidR="00950397">
          <w:t xml:space="preserve">to </w:t>
        </w:r>
      </w:ins>
      <w:r>
        <w:t xml:space="preserve">understand how metabolism truly works in cells. Longer lifetimes will allow for more synthesis of bio-compatible materials, more accurate environmental monitoring and remediation, more self-assembly of complex multi-cellular machines, etc. [8].  </w:t>
      </w:r>
    </w:p>
    <w:p w14:paraId="735882FE" w14:textId="604E0611" w:rsidR="00E0357A" w:rsidRDefault="00E0357A" w:rsidP="00E0357A">
      <w:pPr>
        <w:ind w:left="-15" w:firstLine="720"/>
      </w:pPr>
      <w:r>
        <w:t xml:space="preserve">This project has been pursued in the Richard Murray Lab. In </w:t>
      </w:r>
      <w:ins w:id="3" w:author="Subir Roychoudhury" w:date="2020-07-03T10:16:00Z">
        <w:r w:rsidR="00950397">
          <w:t xml:space="preserve">the </w:t>
        </w:r>
      </w:ins>
      <w:r>
        <w:t xml:space="preserve">Murray Lab, there is a special focus on the application of feedback and control in biology. Members of Murray Lab work on improving the performance, robustness, and modularity of engineered biological circuits. Specifically, we will be involved with the group that focuses on the use of synthetic cells </w:t>
      </w:r>
      <w:r>
        <w:lastRenderedPageBreak/>
        <w:t>to study and engineer improved circuits [8, 9].</w:t>
      </w:r>
      <w:r w:rsidR="001459C3">
        <w:t xml:space="preserve"> </w:t>
      </w:r>
      <w:r w:rsidR="00F73ADC">
        <w:t>Ongoing wet lab</w:t>
      </w:r>
      <w:r w:rsidR="001459C3">
        <w:t xml:space="preserve"> research involving </w:t>
      </w:r>
      <w:r w:rsidR="00F73ADC">
        <w:t xml:space="preserve">synthetic cells includes </w:t>
      </w:r>
      <w:r w:rsidR="001459C3">
        <w:t>the expression of the MsbA transporter and Superfolder Green Fluorescent Protein (sfGFP)</w:t>
      </w:r>
      <w:r w:rsidR="000A1237">
        <w:t xml:space="preserve">, </w:t>
      </w:r>
      <w:r w:rsidR="00F73ADC">
        <w:t>a search of different extracts from various extremophiles</w:t>
      </w:r>
      <w:r w:rsidR="000A1237">
        <w:t xml:space="preserve"> that may be used within synthetic cells, as well as the use of ATP synthase as a motor for synthetic cell actuation. There is also ongoing dry lab research related to modeling and simulations of synthetic biology. Various software packages, such as BioCRNPyler, bioscrape, and autoReduce are being actively developed by members of Murray Lab</w:t>
      </w:r>
      <w:ins w:id="4" w:author="Subir Roychoudhury" w:date="2020-07-03T10:17:00Z">
        <w:r w:rsidR="00950397">
          <w:t>.</w:t>
        </w:r>
      </w:ins>
      <w:r w:rsidR="007429DE">
        <w:t xml:space="preserve"> </w:t>
      </w:r>
      <w:r w:rsidR="000A1237">
        <w:t>BioCRNPyler and bioscrape are packages that allow for simulations of chemical reaction networks</w:t>
      </w:r>
      <w:r w:rsidR="007429DE">
        <w:t xml:space="preserve"> [13, 14]</w:t>
      </w:r>
      <w:r w:rsidR="000A1237">
        <w:t xml:space="preserve">. This software has been integral </w:t>
      </w:r>
      <w:del w:id="5" w:author="Subir Roychoudhury" w:date="2020-07-03T10:18:00Z">
        <w:r w:rsidR="000A1237" w:rsidDel="00950397">
          <w:delText xml:space="preserve">for </w:delText>
        </w:r>
      </w:del>
      <w:ins w:id="6" w:author="Subir Roychoudhury" w:date="2020-07-03T10:18:00Z">
        <w:r w:rsidR="00950397">
          <w:t>to</w:t>
        </w:r>
        <w:r w:rsidR="00950397">
          <w:t xml:space="preserve"> </w:t>
        </w:r>
      </w:ins>
      <w:r w:rsidR="000A1237">
        <w:t xml:space="preserve">our research. </w:t>
      </w:r>
      <w:ins w:id="7" w:author="Subir Roychoudhury" w:date="2020-07-03T10:18:00Z">
        <w:r w:rsidR="00950397">
          <w:t>‘</w:t>
        </w:r>
      </w:ins>
      <w:r w:rsidR="000A1237">
        <w:t>autoReduce</w:t>
      </w:r>
      <w:ins w:id="8" w:author="Subir Roychoudhury" w:date="2020-07-03T10:18:00Z">
        <w:r w:rsidR="00950397">
          <w:t>’</w:t>
        </w:r>
      </w:ins>
      <w:r w:rsidR="000A1237">
        <w:t xml:space="preserve"> is a Python-based tool that is used for model reduction of input-controlled biological circuits</w:t>
      </w:r>
      <w:r w:rsidR="007429DE">
        <w:t xml:space="preserve"> [15]</w:t>
      </w:r>
      <w:r w:rsidR="000A1237">
        <w:t xml:space="preserve">. This tool will help with parameter extraction </w:t>
      </w:r>
      <w:del w:id="9" w:author="Subir Roychoudhury" w:date="2020-07-03T10:18:00Z">
        <w:r w:rsidR="000A1237" w:rsidDel="00950397">
          <w:delText xml:space="preserve">that is </w:delText>
        </w:r>
      </w:del>
      <w:r w:rsidR="000A1237">
        <w:t xml:space="preserve">relevant to biological experiments </w:t>
      </w:r>
      <w:r w:rsidR="00770D0D">
        <w:t>with</w:t>
      </w:r>
      <w:r w:rsidR="000A1237">
        <w:t xml:space="preserve"> the assumptions made (such as </w:t>
      </w:r>
      <w:r w:rsidR="00770D0D">
        <w:t>time-scale separation with</w:t>
      </w:r>
      <w:ins w:id="10" w:author="Subir Roychoudhury" w:date="2020-07-03T10:18:00Z">
        <w:r w:rsidR="00950397">
          <w:t>in</w:t>
        </w:r>
      </w:ins>
      <w:r w:rsidR="00770D0D">
        <w:t xml:space="preserve"> the </w:t>
      </w:r>
      <w:r w:rsidR="000A1237">
        <w:t>quasi-steady state assumption</w:t>
      </w:r>
      <w:r w:rsidR="00770D0D">
        <w:t>).</w:t>
      </w:r>
      <w:r w:rsidR="00A74EE2">
        <w:t xml:space="preserve"> There are </w:t>
      </w:r>
      <w:del w:id="11" w:author="Subir Roychoudhury" w:date="2020-07-03T10:19:00Z">
        <w:r w:rsidR="00A74EE2" w:rsidDel="00950397">
          <w:delText>also other</w:delText>
        </w:r>
      </w:del>
      <w:ins w:id="12" w:author="Subir Roychoudhury" w:date="2020-07-03T10:19:00Z">
        <w:r w:rsidR="00950397">
          <w:t>complementary</w:t>
        </w:r>
      </w:ins>
      <w:r w:rsidR="00A74EE2">
        <w:t xml:space="preserve"> projects ongoing in Murray Lab indirectly related to synthetic cells, such as dosage control and the 3D segmentation of encapsulated cells.</w:t>
      </w:r>
    </w:p>
    <w:p w14:paraId="25A65232" w14:textId="77777777" w:rsidR="00A74EE2" w:rsidRDefault="00A74EE2" w:rsidP="00E0357A">
      <w:pPr>
        <w:ind w:left="-15" w:firstLine="720"/>
      </w:pPr>
    </w:p>
    <w:p w14:paraId="78AC0ED1" w14:textId="77777777" w:rsidR="007429DE" w:rsidRDefault="00A74EE2" w:rsidP="007429DE">
      <w:pPr>
        <w:shd w:val="clear" w:color="auto" w:fill="FFFFFF"/>
        <w:spacing w:before="100" w:beforeAutospacing="1" w:after="100" w:afterAutospacing="1" w:line="240" w:lineRule="auto"/>
        <w:rPr>
          <w:b/>
          <w:bCs/>
          <w:color w:val="333333"/>
        </w:rPr>
      </w:pPr>
      <w:r>
        <w:rPr>
          <w:b/>
          <w:bCs/>
          <w:iCs/>
        </w:rPr>
        <w:t>Problem</w:t>
      </w:r>
      <w:r w:rsidR="007429DE">
        <w:rPr>
          <w:b/>
          <w:bCs/>
          <w:iCs/>
        </w:rPr>
        <w:t xml:space="preserve"> </w:t>
      </w:r>
      <w:r w:rsidR="007429DE" w:rsidRPr="007429DE">
        <w:rPr>
          <w:iCs/>
        </w:rPr>
        <w:t>(</w:t>
      </w:r>
      <w:r w:rsidR="007429DE" w:rsidRPr="00F25474">
        <w:rPr>
          <w:color w:val="333333"/>
        </w:rPr>
        <w:t>Discuss the problem you are working on and explain how it fits into the ongoing work.</w:t>
      </w:r>
      <w:r w:rsidR="007429DE">
        <w:rPr>
          <w:color w:val="333333"/>
        </w:rPr>
        <w:t>)</w:t>
      </w:r>
    </w:p>
    <w:p w14:paraId="7BC17324" w14:textId="21539C32" w:rsidR="007429DE" w:rsidRDefault="008F6ACB" w:rsidP="007429DE">
      <w:pPr>
        <w:shd w:val="clear" w:color="auto" w:fill="FFFFFF"/>
        <w:spacing w:before="100" w:beforeAutospacing="1" w:after="100" w:afterAutospacing="1" w:line="360" w:lineRule="auto"/>
        <w:ind w:firstLine="710"/>
        <w:rPr>
          <w:b/>
          <w:bCs/>
          <w:color w:val="333333"/>
        </w:rPr>
      </w:pPr>
      <w:r>
        <w:t>In this project, we aim to show that synthetic cells, constructed from liposomes, are capable of generating greater absolute amounts of protein when the TX/TL system is in the presence of a pathway or system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 xml:space="preserve">lifetimes of these artificial cells range from 4-6 hours [6, 8]. We would ideally like to increase this lifetime to at least 10-12 hours. This problem arises from current experimental setups seen in the literature. One of the </w:t>
      </w:r>
      <w:del w:id="13" w:author="Subir Roychoudhury" w:date="2020-07-03T10:21:00Z">
        <w:r w:rsidR="002252B4" w:rsidDel="00950397">
          <w:delText xml:space="preserve">issues </w:delText>
        </w:r>
      </w:del>
      <w:ins w:id="14" w:author="Subir Roychoudhury" w:date="2020-07-03T10:21:00Z">
        <w:r w:rsidR="00950397">
          <w:t>factors</w:t>
        </w:r>
        <w:r w:rsidR="00950397">
          <w:t xml:space="preserve"> </w:t>
        </w:r>
      </w:ins>
      <w:r w:rsidR="002252B4">
        <w:t xml:space="preserve">to consider during the construction of these synthetic cells is metabolism [8]. We notice, from </w:t>
      </w:r>
      <w:del w:id="15" w:author="Subir Roychoudhury" w:date="2020-07-03T10:21:00Z">
        <w:r w:rsidR="002252B4" w:rsidDel="00950397">
          <w:delText>reading papers</w:delText>
        </w:r>
      </w:del>
      <w:ins w:id="16" w:author="Subir Roychoudhury" w:date="2020-07-03T10:21:00Z">
        <w:r w:rsidR="00950397">
          <w:t>literature</w:t>
        </w:r>
      </w:ins>
      <w:r w:rsidR="002252B4">
        <w:t>, that lifetimes of synthetic cells are limited [4, 7].</w:t>
      </w:r>
    </w:p>
    <w:p w14:paraId="476B18CD" w14:textId="1276D562" w:rsidR="00A74EE2" w:rsidRPr="007429DE" w:rsidRDefault="001F1C54" w:rsidP="007429DE">
      <w:pPr>
        <w:shd w:val="clear" w:color="auto" w:fill="FFFFFF"/>
        <w:spacing w:before="100" w:beforeAutospacing="1" w:after="100" w:afterAutospacing="1" w:line="360" w:lineRule="auto"/>
        <w:ind w:firstLine="710"/>
        <w:rPr>
          <w:b/>
          <w:bCs/>
          <w:color w:val="333333"/>
        </w:rPr>
      </w:pPr>
      <w:r>
        <w:t>Ou</w:t>
      </w:r>
      <w:r w:rsidR="00292BEF">
        <w:t>r</w:t>
      </w:r>
      <w:r w:rsidR="008F6ACB">
        <w:t xml:space="preserve"> initial proposed mechanism for ATP lifetime extension is the rheostat machinery published from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w:t>
      </w:r>
      <w:r w:rsidR="00C0075B">
        <w:lastRenderedPageBreak/>
        <w:t xml:space="preserve">system in conjunction </w:t>
      </w:r>
      <w:ins w:id="17" w:author="Subir Roychoudhury" w:date="2020-07-03T10:22:00Z">
        <w:r w:rsidR="00950397">
          <w:t xml:space="preserve">with </w:t>
        </w:r>
      </w:ins>
      <w:r w:rsidR="00C0075B">
        <w:t>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GapN pathway is preferred. The GapN pathway does not make any additional ATP. At higher P</w:t>
      </w:r>
      <w:r w:rsidR="00C0075B">
        <w:rPr>
          <w:vertAlign w:val="subscript"/>
        </w:rPr>
        <w:t xml:space="preserve">i </w:t>
      </w:r>
      <w:r w:rsidR="00C0075B">
        <w:t>concentrations, ATP levels are low, so the m</w:t>
      </w:r>
      <w:r w:rsidR="00127ABC">
        <w:t>Gap</w:t>
      </w:r>
      <w:r w:rsidR="00C0075B">
        <w:t>DH-P</w:t>
      </w:r>
      <w:r w:rsidR="007429DE">
        <w:t>gk</w:t>
      </w:r>
      <w:r w:rsidR="00C0075B">
        <w:t xml:space="preserve"> pathway is preferred. This pathway allows for the regeneration of ATP [7].  </w:t>
      </w:r>
    </w:p>
    <w:p w14:paraId="72A33986" w14:textId="0E2C5535" w:rsidR="00C0075B" w:rsidRPr="00D21B5D" w:rsidRDefault="00C0075B" w:rsidP="00C0075B">
      <w:pPr>
        <w:spacing w:after="0" w:line="356" w:lineRule="auto"/>
        <w:ind w:left="-5" w:firstLine="725"/>
        <w:rPr>
          <w:iCs/>
          <w:color w:val="auto"/>
        </w:rPr>
      </w:pPr>
      <w:r>
        <w:t xml:space="preserve">Our research fits into the ongoing work done in regard to metabolic pathways in synthetic cells. There are current efforts related to re-energizing cell-free systems as well as work on preservation of native metabolic pathways in cell-free extract [11]. </w:t>
      </w:r>
      <w:del w:id="18" w:author="Subir Roychoudhury" w:date="2020-07-03T10:23:00Z">
        <w:r w:rsidR="00D21B5D" w:rsidDel="00950397">
          <w:delText>There is research that</w:delText>
        </w:r>
      </w:del>
      <w:ins w:id="19" w:author="Subir Roychoudhury" w:date="2020-07-03T10:23:00Z">
        <w:r w:rsidR="00950397">
          <w:t>Prior work</w:t>
        </w:r>
      </w:ins>
      <w:r w:rsidR="00D21B5D">
        <w:t xml:space="preserve"> has shown the use of glycolytic pathways for ATP regeneration in yeast extract [12] as well as cell-free buffer experiments [7]. </w:t>
      </w:r>
      <w:r w:rsidR="00D21B5D">
        <w:rPr>
          <w:color w:val="FF0000"/>
        </w:rPr>
        <w:t xml:space="preserve">Add more research topics/papers here. </w:t>
      </w:r>
      <w:r w:rsidR="008F37B3">
        <w:rPr>
          <w:color w:val="FF0000"/>
        </w:rPr>
        <w:t>?</w:t>
      </w:r>
      <w:ins w:id="20" w:author="Subir Roychoudhury" w:date="2020-07-03T10:23:00Z">
        <w:r w:rsidR="00950397">
          <w:rPr>
            <w:color w:val="FF0000"/>
          </w:rPr>
          <w:t xml:space="preserve"> Need a concluding sentence for this section.</w:t>
        </w:r>
      </w:ins>
    </w:p>
    <w:p w14:paraId="7AE2CDB3" w14:textId="77777777" w:rsidR="008520CD" w:rsidRDefault="008520CD" w:rsidP="008F37B3">
      <w:pPr>
        <w:spacing w:after="0" w:line="356" w:lineRule="auto"/>
        <w:ind w:left="0" w:firstLine="0"/>
        <w:rPr>
          <w:iCs/>
        </w:rPr>
      </w:pPr>
    </w:p>
    <w:p w14:paraId="69FA4E53" w14:textId="77777777" w:rsidR="001253CD" w:rsidRDefault="001253CD" w:rsidP="001F4FEF">
      <w:pPr>
        <w:spacing w:after="0" w:line="356" w:lineRule="auto"/>
        <w:ind w:left="-5"/>
        <w:rPr>
          <w:b/>
          <w:bCs/>
          <w:iCs/>
        </w:rPr>
      </w:pPr>
      <w:r>
        <w:rPr>
          <w:b/>
          <w:bCs/>
          <w:iCs/>
        </w:rPr>
        <w:t>Progress</w:t>
      </w:r>
    </w:p>
    <w:p w14:paraId="429BC18F" w14:textId="02043662" w:rsidR="00054C4E" w:rsidRDefault="001253CD" w:rsidP="001F4FEF">
      <w:pPr>
        <w:spacing w:after="0"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w:t>
      </w:r>
      <w:del w:id="21" w:author="Subir Roychoudhury" w:date="2020-07-03T10:24:00Z">
        <w:r w:rsidR="00054C4E" w:rsidDel="00DA19CF">
          <w:rPr>
            <w:iCs/>
          </w:rPr>
          <w:delText xml:space="preserve">modeling </w:delText>
        </w:r>
      </w:del>
      <w:r w:rsidR="00054C4E">
        <w:rPr>
          <w:iCs/>
        </w:rPr>
        <w:t xml:space="preserve">approach was as follows: (1) Model a simplified version of the pathway in bioscrape. Use this technique to choose an enzymatic mechanism. (2) Model the simplified pathway in BioCRNPyler by developing a new mechanism and components (objects that BioCRNPyler uses for its simulations). (3) Model the entire pathway in BioCRNPyler. The reason we choose </w:t>
      </w:r>
      <w:del w:id="22" w:author="Subir Roychoudhury" w:date="2020-07-03T10:25:00Z">
        <w:r w:rsidR="00054C4E" w:rsidDel="00DA19CF">
          <w:rPr>
            <w:iCs/>
          </w:rPr>
          <w:delText xml:space="preserve">to do it </w:delText>
        </w:r>
      </w:del>
      <w:r w:rsidR="00054C4E">
        <w:rPr>
          <w:iCs/>
        </w:rPr>
        <w:t xml:space="preserve">this </w:t>
      </w:r>
      <w:del w:id="23" w:author="Subir Roychoudhury" w:date="2020-07-03T10:25:00Z">
        <w:r w:rsidR="00054C4E" w:rsidDel="00DA19CF">
          <w:rPr>
            <w:iCs/>
          </w:rPr>
          <w:delText xml:space="preserve">way </w:delText>
        </w:r>
      </w:del>
      <w:ins w:id="24" w:author="Subir Roychoudhury" w:date="2020-07-03T10:25:00Z">
        <w:r w:rsidR="00DA19CF">
          <w:rPr>
            <w:iCs/>
          </w:rPr>
          <w:t>approach</w:t>
        </w:r>
        <w:r w:rsidR="00DA19CF">
          <w:rPr>
            <w:iCs/>
          </w:rPr>
          <w:t xml:space="preserve"> </w:t>
        </w:r>
      </w:ins>
      <w:r w:rsidR="00054C4E">
        <w:rPr>
          <w:iCs/>
        </w:rPr>
        <w:t xml:space="preserve">is multifaceted: to be able to theorize and choose an enzymatic mechanism by which we think the pathway proceeds and to simplify the coding process. By developing a new mechanism in BioCRNPyler, we were able to reduce potential repetitive code and </w:t>
      </w:r>
      <w:del w:id="25" w:author="Subir Roychoudhury" w:date="2020-07-03T10:25:00Z">
        <w:r w:rsidR="00054C4E" w:rsidDel="00DA19CF">
          <w:rPr>
            <w:iCs/>
          </w:rPr>
          <w:delText>prevent mistakes</w:delText>
        </w:r>
      </w:del>
      <w:ins w:id="26" w:author="Subir Roychoudhury" w:date="2020-07-03T10:25:00Z">
        <w:r w:rsidR="00DA19CF">
          <w:rPr>
            <w:iCs/>
          </w:rPr>
          <w:t>avoid errors</w:t>
        </w:r>
      </w:ins>
      <w:r w:rsidR="00054C4E">
        <w:rPr>
          <w:iCs/>
        </w:rPr>
        <w:t xml:space="preserve">. </w:t>
      </w:r>
      <w:del w:id="27" w:author="Subir Roychoudhury" w:date="2020-07-03T10:25:00Z">
        <w:r w:rsidR="00054C4E" w:rsidDel="00DA19CF">
          <w:rPr>
            <w:iCs/>
          </w:rPr>
          <w:delText>We will now d</w:delText>
        </w:r>
      </w:del>
      <w:ins w:id="28" w:author="Subir Roychoudhury" w:date="2020-07-03T10:26:00Z">
        <w:r w:rsidR="00DA19CF">
          <w:rPr>
            <w:iCs/>
          </w:rPr>
          <w:t>A d</w:t>
        </w:r>
      </w:ins>
      <w:r w:rsidR="00054C4E">
        <w:rPr>
          <w:iCs/>
        </w:rPr>
        <w:t>escri</w:t>
      </w:r>
      <w:ins w:id="29" w:author="Subir Roychoudhury" w:date="2020-07-03T10:26:00Z">
        <w:r w:rsidR="00DA19CF">
          <w:rPr>
            <w:iCs/>
          </w:rPr>
          <w:t xml:space="preserve">ption of </w:t>
        </w:r>
      </w:ins>
      <w:del w:id="30" w:author="Subir Roychoudhury" w:date="2020-07-03T10:26:00Z">
        <w:r w:rsidR="00054C4E" w:rsidDel="00DA19CF">
          <w:rPr>
            <w:iCs/>
          </w:rPr>
          <w:delText xml:space="preserve">be </w:delText>
        </w:r>
      </w:del>
      <w:r w:rsidR="00054C4E">
        <w:rPr>
          <w:iCs/>
        </w:rPr>
        <w:t>the steps and outputs for each step</w:t>
      </w:r>
      <w:ins w:id="31" w:author="Subir Roychoudhury" w:date="2020-07-03T10:26:00Z">
        <w:r w:rsidR="00DA19CF">
          <w:rPr>
            <w:iCs/>
          </w:rPr>
          <w:t xml:space="preserve"> follows</w:t>
        </w:r>
      </w:ins>
      <w:r w:rsidR="00054C4E">
        <w:rPr>
          <w:iCs/>
        </w:rPr>
        <w:t>.</w:t>
      </w:r>
    </w:p>
    <w:p w14:paraId="6C5D6B01" w14:textId="71C8D0D0" w:rsidR="00E3244C" w:rsidRDefault="00054C4E" w:rsidP="00C63083">
      <w:pPr>
        <w:spacing w:after="0"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proposed three models, shown in Figure 4. They outline different orders in which substrates, fuels (or metabolites such as ATP, </w:t>
      </w:r>
      <w:r w:rsidR="00E3244C">
        <w:rPr>
          <w:iCs/>
        </w:rPr>
        <w:lastRenderedPageBreak/>
        <w:t xml:space="preserve">ADP, NADPH), and enzymes can bind and transform to produce wastes and products. At this stage in the modeling, it was important to pick parameters for initial conditions and rate constants. We </w:t>
      </w:r>
      <w:del w:id="32" w:author="Subir Roychoudhury" w:date="2020-07-03T10:27:00Z">
        <w:r w:rsidR="00E3244C" w:rsidDel="00DA19CF">
          <w:rPr>
            <w:iCs/>
          </w:rPr>
          <w:delText xml:space="preserve">took </w:delText>
        </w:r>
      </w:del>
      <w:ins w:id="33" w:author="Subir Roychoudhury" w:date="2020-07-03T10:27:00Z">
        <w:r w:rsidR="00DA19CF">
          <w:rPr>
            <w:iCs/>
          </w:rPr>
          <w:t>used</w:t>
        </w:r>
        <w:r w:rsidR="00DA19CF">
          <w:rPr>
            <w:iCs/>
          </w:rPr>
          <w:t xml:space="preserve"> </w:t>
        </w:r>
      </w:ins>
      <w:r w:rsidR="00E3244C">
        <w:rPr>
          <w:iCs/>
        </w:rPr>
        <w:t xml:space="preserve">an order-of-magnitude approach and chose parameter values that were </w:t>
      </w:r>
      <w:del w:id="34" w:author="Subir Roychoudhury" w:date="2020-07-03T10:27:00Z">
        <w:r w:rsidR="00E3244C" w:rsidDel="00DA19CF">
          <w:rPr>
            <w:iCs/>
          </w:rPr>
          <w:delText xml:space="preserve">fairly </w:delText>
        </w:r>
      </w:del>
      <w:r w:rsidR="00E3244C">
        <w:rPr>
          <w:iCs/>
        </w:rPr>
        <w:t>biologically relevant but perhaps not exact</w:t>
      </w:r>
      <w:r w:rsidR="00D427D8">
        <w:rPr>
          <w:iCs/>
        </w:rPr>
        <w:t xml:space="preserve">. </w:t>
      </w:r>
      <w:r w:rsidR="00E3244C">
        <w:rPr>
          <w:iCs/>
        </w:rPr>
        <w:t>We then simulated all three enzymatic mechanisms using bioscrape</w:t>
      </w:r>
      <w:r w:rsidR="00D427D8">
        <w:rPr>
          <w:iCs/>
        </w:rPr>
        <w:t xml:space="preserve"> with the same parameters</w:t>
      </w:r>
      <w:r w:rsidR="00E3244C">
        <w:rPr>
          <w:iCs/>
        </w:rPr>
        <w:t xml:space="preserve"> and the outputs are shown in Figure 5a.</w:t>
      </w:r>
      <w:r w:rsidR="00BB6670">
        <w:rPr>
          <w:iCs/>
          <w:color w:val="FF0000"/>
        </w:rPr>
        <w:t>is this fair comparison? Change and test??</w:t>
      </w:r>
      <w:r w:rsidR="00E3244C">
        <w:rPr>
          <w:iCs/>
        </w:rPr>
        <w:t xml:space="preserve"> We perform</w:t>
      </w:r>
      <w:ins w:id="35" w:author="Subir Roychoudhury" w:date="2020-07-03T10:28:00Z">
        <w:r w:rsidR="00DA19CF">
          <w:rPr>
            <w:iCs/>
          </w:rPr>
          <w:t>ed</w:t>
        </w:r>
      </w:ins>
      <w:r w:rsidR="00E3244C">
        <w:rPr>
          <w:iCs/>
        </w:rPr>
        <w:t xml:space="preserve">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and ATP leak simulations to last longer. As a rule of thumb, we </w:t>
      </w:r>
      <w:del w:id="36" w:author="Subir Roychoudhury" w:date="2020-07-03T10:28:00Z">
        <w:r w:rsidR="00C63083" w:rsidDel="00DA19CF">
          <w:rPr>
            <w:iCs/>
          </w:rPr>
          <w:delText>make sure</w:delText>
        </w:r>
      </w:del>
      <w:ins w:id="37" w:author="Subir Roychoudhury" w:date="2020-07-03T10:28:00Z">
        <w:r w:rsidR="00DA19CF">
          <w:rPr>
            <w:iCs/>
          </w:rPr>
          <w:t>ascertain</w:t>
        </w:r>
      </w:ins>
      <w:r w:rsidR="00C63083">
        <w:rPr>
          <w:iCs/>
        </w:rPr>
        <w:t xml:space="preserve"> that the parameters for the ATP leak step are set such that the ATP is completely consumed by 20 hours, </w:t>
      </w:r>
      <w:r w:rsidR="000D662E">
        <w:rPr>
          <w:iCs/>
        </w:rPr>
        <w:t xml:space="preserve">which </w:t>
      </w:r>
      <w:r w:rsidR="00C63083">
        <w:rPr>
          <w:iCs/>
        </w:rPr>
        <w:t xml:space="preserve">is experimentally seen. In Figure 5a, we </w:t>
      </w:r>
      <w:r w:rsidR="00E3244C">
        <w:rPr>
          <w:iCs/>
        </w:rPr>
        <w:t xml:space="preserve">see that glucose is consumed and isobutanol is produced, as expected. </w:t>
      </w:r>
      <w:r w:rsidR="00C63083">
        <w:rPr>
          <w:iCs/>
        </w:rPr>
        <w:t xml:space="preserve">For the first model, we see that the ATP curve (rheostat &amp; ATP leak) lasts until about 40 hours, while the ATP only curve lasts only for 20 hours. Through this model, we were able to </w:t>
      </w:r>
      <w:del w:id="38" w:author="Subir Roychoudhury" w:date="2020-07-03T10:29:00Z">
        <w:r w:rsidR="00C63083" w:rsidDel="00DA19CF">
          <w:rPr>
            <w:iCs/>
          </w:rPr>
          <w:delText xml:space="preserve">see </w:delText>
        </w:r>
      </w:del>
      <w:ins w:id="39" w:author="Subir Roychoudhury" w:date="2020-07-03T10:29:00Z">
        <w:r w:rsidR="00DA19CF">
          <w:rPr>
            <w:iCs/>
          </w:rPr>
          <w:t>observe a</w:t>
        </w:r>
        <w:r w:rsidR="00DA19CF">
          <w:rPr>
            <w:iCs/>
          </w:rPr>
          <w:t xml:space="preserve"> </w:t>
        </w:r>
      </w:ins>
      <w:r w:rsidR="00C63083">
        <w:rPr>
          <w:iCs/>
        </w:rPr>
        <w:t>doubl</w:t>
      </w:r>
      <w:del w:id="40" w:author="Subir Roychoudhury" w:date="2020-07-03T10:29:00Z">
        <w:r w:rsidR="00C63083" w:rsidDel="00DA19CF">
          <w:rPr>
            <w:iCs/>
          </w:rPr>
          <w:delText>e</w:delText>
        </w:r>
      </w:del>
      <w:ins w:id="41" w:author="Subir Roychoudhury" w:date="2020-07-03T10:29:00Z">
        <w:r w:rsidR="00DA19CF">
          <w:rPr>
            <w:iCs/>
          </w:rPr>
          <w:t>ing of</w:t>
        </w:r>
      </w:ins>
      <w:r w:rsidR="00C63083">
        <w:rPr>
          <w:iCs/>
        </w:rPr>
        <w:t xml:space="preserve"> the lifetime of ATP! For this reason, we choose to move forward with our modeling steps, using the first model (the 1 step model) as </w:t>
      </w:r>
      <w:ins w:id="42" w:author="Subir Roychoudhury" w:date="2020-07-03T10:30:00Z">
        <w:r w:rsidR="00DA19CF">
          <w:rPr>
            <w:iCs/>
          </w:rPr>
          <w:t xml:space="preserve">the </w:t>
        </w:r>
      </w:ins>
      <w:del w:id="43" w:author="Subir Roychoudhury" w:date="2020-07-03T10:30:00Z">
        <w:r w:rsidR="00C63083" w:rsidDel="00DA19CF">
          <w:rPr>
            <w:iCs/>
          </w:rPr>
          <w:delText xml:space="preserve">chosen </w:delText>
        </w:r>
      </w:del>
      <w:r w:rsidR="00C63083">
        <w:rPr>
          <w:iCs/>
        </w:rPr>
        <w:t>main enzymatic mechanism.</w:t>
      </w:r>
    </w:p>
    <w:p w14:paraId="56DF0052" w14:textId="7AB3359A" w:rsidR="001F2019" w:rsidRDefault="00C63083" w:rsidP="002E35FB">
      <w:pPr>
        <w:spacing w:after="0" w:line="356" w:lineRule="auto"/>
        <w:ind w:left="-5"/>
        <w:rPr>
          <w:iCs/>
        </w:rPr>
      </w:pPr>
      <w:r>
        <w:rPr>
          <w:iCs/>
        </w:rPr>
        <w:tab/>
      </w:r>
      <w:r>
        <w:rPr>
          <w:iCs/>
        </w:rPr>
        <w:tab/>
      </w:r>
      <w:r>
        <w:rPr>
          <w:iCs/>
        </w:rPr>
        <w:tab/>
      </w:r>
      <w:del w:id="44" w:author="Subir Roychoudhury" w:date="2020-07-03T10:30:00Z">
        <w:r w:rsidDel="00DA19CF">
          <w:rPr>
            <w:iCs/>
          </w:rPr>
          <w:delText>Now, w</w:delText>
        </w:r>
      </w:del>
      <w:ins w:id="45" w:author="Subir Roychoudhury" w:date="2020-07-03T10:30:00Z">
        <w:r w:rsidR="00DA19CF">
          <w:rPr>
            <w:iCs/>
          </w:rPr>
          <w:t>W</w:t>
        </w:r>
      </w:ins>
      <w:r>
        <w:rPr>
          <w:iCs/>
        </w:rPr>
        <w:t xml:space="preserve">e </w:t>
      </w:r>
      <w:ins w:id="46" w:author="Subir Roychoudhury" w:date="2020-07-03T10:30:00Z">
        <w:r w:rsidR="00DA19CF">
          <w:rPr>
            <w:iCs/>
          </w:rPr>
          <w:t xml:space="preserve">then </w:t>
        </w:r>
      </w:ins>
      <w:del w:id="47" w:author="Subir Roychoudhury" w:date="2020-07-03T10:30:00Z">
        <w:r w:rsidDel="00DA19CF">
          <w:rPr>
            <w:iCs/>
          </w:rPr>
          <w:delText xml:space="preserve">worked to </w:delText>
        </w:r>
      </w:del>
      <w:r>
        <w:rPr>
          <w:iCs/>
        </w:rPr>
        <w:t>implement</w:t>
      </w:r>
      <w:ins w:id="48" w:author="Subir Roychoudhury" w:date="2020-07-03T10:30:00Z">
        <w:r w:rsidR="00DA19CF">
          <w:rPr>
            <w:iCs/>
          </w:rPr>
          <w:t>ed</w:t>
        </w:r>
      </w:ins>
      <w:r>
        <w:rPr>
          <w:iCs/>
        </w:rPr>
        <w:t xml:space="preserve"> the simplified rheostat pathway in BioCRNPyler.</w:t>
      </w:r>
      <w:r w:rsidR="00EA03C4">
        <w:rPr>
          <w:iCs/>
        </w:rPr>
        <w:t xml:space="preserve"> </w:t>
      </w:r>
      <w:r w:rsidR="002E35FB">
        <w:rPr>
          <w:iCs/>
        </w:rPr>
        <w:t>It is</w:t>
      </w:r>
      <w:r w:rsidR="00F705FA">
        <w:rPr>
          <w:iCs/>
        </w:rPr>
        <w:t xml:space="preserve"> “A modular compiler for biological chemical reaction networks” [13]</w:t>
      </w:r>
      <w:r w:rsidR="002E35FB">
        <w:rPr>
          <w:iCs/>
        </w:rPr>
        <w:t xml:space="preserve">. It is largely an object oriented framework made for </w:t>
      </w:r>
      <w:del w:id="49" w:author="Subir Roychoudhury" w:date="2020-07-03T10:31:00Z">
        <w:r w:rsidR="002E35FB" w:rsidDel="00DA19CF">
          <w:rPr>
            <w:iCs/>
          </w:rPr>
          <w:delText xml:space="preserve">modeling in </w:delText>
        </w:r>
      </w:del>
      <w:r w:rsidR="002E35FB">
        <w:rPr>
          <w:iCs/>
        </w:rPr>
        <w:t xml:space="preserve">synthetic and systems biology </w:t>
      </w:r>
      <w:ins w:id="50" w:author="Subir Roychoudhury" w:date="2020-07-03T10:31:00Z">
        <w:r w:rsidR="00DA19CF">
          <w:rPr>
            <w:iCs/>
          </w:rPr>
          <w:t xml:space="preserve">modeling </w:t>
        </w:r>
      </w:ins>
      <w:r w:rsidR="002E35FB">
        <w:rPr>
          <w:iCs/>
        </w:rPr>
        <w:t>and can generate chemical reaction networks (CRN</w:t>
      </w:r>
      <w:r w:rsidR="000D662E">
        <w:rPr>
          <w:iCs/>
        </w:rPr>
        <w:t>s</w:t>
      </w:r>
      <w:r w:rsidR="002E35FB">
        <w:rPr>
          <w:iCs/>
        </w:rPr>
        <w:t>) from simple descriptions. There are three main parts of the modeling framework: (1) Mixtures, which is the context or environment the CRN is simulated in</w:t>
      </w:r>
      <w:r w:rsidR="00965412">
        <w:rPr>
          <w:iCs/>
        </w:rPr>
        <w:t xml:space="preserve"> (like </w:t>
      </w:r>
      <w:r w:rsidR="00965412">
        <w:rPr>
          <w:i/>
        </w:rPr>
        <w:t>e. coli</w:t>
      </w:r>
      <w:r w:rsidR="00965412">
        <w:rPr>
          <w:iCs/>
        </w:rPr>
        <w:t xml:space="preserve"> extract</w:t>
      </w:r>
      <w:r w:rsidR="002E35FB">
        <w:rPr>
          <w:iCs/>
        </w:rPr>
        <w:t>, (2) Components, which are the parts or species of the CRN (like DNA, specific enzymes, etc),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BioCRNPyler </w:t>
      </w:r>
      <w:r w:rsidR="00402E18">
        <w:rPr>
          <w:iCs/>
        </w:rPr>
        <w:t>m</w:t>
      </w:r>
      <w:r w:rsidR="00183C3D">
        <w:rPr>
          <w:iCs/>
        </w:rPr>
        <w:t xml:space="preserve">echanism and </w:t>
      </w:r>
      <w:r w:rsidR="00402E18">
        <w:rPr>
          <w:iCs/>
        </w:rPr>
        <w:t>c</w:t>
      </w:r>
      <w:r w:rsidR="00183C3D">
        <w:rPr>
          <w:iCs/>
        </w:rPr>
        <w:t xml:space="preserve">omponent. The </w:t>
      </w:r>
      <w:r w:rsidR="00402E18">
        <w:rPr>
          <w:iCs/>
        </w:rPr>
        <w:t>m</w:t>
      </w:r>
      <w:r w:rsidR="00183C3D">
        <w:rPr>
          <w:iCs/>
        </w:rPr>
        <w:t>echanism (called MichalisMentenReversible) takes in a list of substrates, products, and an enzyme. It consists of a binding, cataly</w:t>
      </w:r>
      <w:ins w:id="51" w:author="Subir Roychoudhury" w:date="2020-07-03T10:32:00Z">
        <w:r w:rsidR="00DA19CF">
          <w:rPr>
            <w:iCs/>
          </w:rPr>
          <w:t>tic</w:t>
        </w:r>
      </w:ins>
      <w:del w:id="52" w:author="Subir Roychoudhury" w:date="2020-07-03T10:32:00Z">
        <w:r w:rsidR="00183C3D" w:rsidDel="00DA19CF">
          <w:rPr>
            <w:iCs/>
          </w:rPr>
          <w:delText>sis</w:delText>
        </w:r>
      </w:del>
      <w:r w:rsidR="00183C3D">
        <w:rPr>
          <w:iCs/>
        </w:rPr>
        <w:t xml:space="preserve">, and unbinding reaction, like </w:t>
      </w:r>
      <w:r w:rsidR="000D662E">
        <w:rPr>
          <w:iCs/>
        </w:rPr>
        <w:t xml:space="preserve">enzymatic </w:t>
      </w:r>
      <w:r w:rsidR="00183C3D">
        <w:rPr>
          <w:iCs/>
        </w:rPr>
        <w:t xml:space="preserve">model 1 in Figure 4. </w:t>
      </w:r>
      <w:r w:rsidR="00402E18">
        <w:rPr>
          <w:iCs/>
        </w:rPr>
        <w:t xml:space="preserve">The component (called MultiEnzyme) uses the aforementioned mechanism and takes in the desired rate parameters. </w:t>
      </w:r>
      <w:r w:rsidR="008C52FB">
        <w:rPr>
          <w:iCs/>
        </w:rPr>
        <w:t xml:space="preserve">After modeling the simplified rheostat pathway in BioCRNPyler, we performed a sanity check and </w:t>
      </w:r>
      <w:del w:id="53" w:author="Subir Roychoudhury" w:date="2020-07-03T10:32:00Z">
        <w:r w:rsidR="008C52FB" w:rsidDel="00DA19CF">
          <w:rPr>
            <w:iCs/>
          </w:rPr>
          <w:delText xml:space="preserve">saw </w:delText>
        </w:r>
      </w:del>
      <w:ins w:id="54" w:author="Subir Roychoudhury" w:date="2020-07-03T10:32:00Z">
        <w:r w:rsidR="00DA19CF">
          <w:rPr>
            <w:iCs/>
          </w:rPr>
          <w:t>observed</w:t>
        </w:r>
        <w:r w:rsidR="00DA19CF">
          <w:rPr>
            <w:iCs/>
          </w:rPr>
          <w:t xml:space="preserve"> </w:t>
        </w:r>
      </w:ins>
      <w:r w:rsidR="008C52FB">
        <w:rPr>
          <w:iCs/>
        </w:rPr>
        <w:t xml:space="preserve">that the plots from the bioscrape and BioCRNPyler </w:t>
      </w:r>
      <w:r w:rsidR="008C52FB">
        <w:rPr>
          <w:iCs/>
        </w:rPr>
        <w:lastRenderedPageBreak/>
        <w:t xml:space="preserve">simulation with the same parameters and reactions were identical. </w:t>
      </w:r>
      <w:del w:id="55" w:author="Subir Roychoudhury" w:date="2020-07-03T10:32:00Z">
        <w:r w:rsidR="008C52FB" w:rsidDel="00DA19CF">
          <w:rPr>
            <w:iCs/>
          </w:rPr>
          <w:delText>Now, w</w:delText>
        </w:r>
      </w:del>
      <w:ins w:id="56" w:author="Subir Roychoudhury" w:date="2020-07-03T10:32:00Z">
        <w:r w:rsidR="00DA19CF">
          <w:rPr>
            <w:iCs/>
          </w:rPr>
          <w:t>W</w:t>
        </w:r>
      </w:ins>
      <w:r w:rsidR="008C52FB">
        <w:rPr>
          <w:iCs/>
        </w:rPr>
        <w:t xml:space="preserve">e were </w:t>
      </w:r>
      <w:ins w:id="57" w:author="Subir Roychoudhury" w:date="2020-07-03T10:32:00Z">
        <w:r w:rsidR="00DA19CF">
          <w:rPr>
            <w:iCs/>
          </w:rPr>
          <w:t xml:space="preserve">then </w:t>
        </w:r>
      </w:ins>
      <w:r w:rsidR="008C52FB">
        <w:rPr>
          <w:iCs/>
        </w:rPr>
        <w:t>able to move onto modeling the entire rheostat pathway.</w:t>
      </w:r>
    </w:p>
    <w:p w14:paraId="441C267A" w14:textId="77777777" w:rsidR="0011107F" w:rsidRDefault="008C52FB" w:rsidP="0011107F">
      <w:pPr>
        <w:spacing w:after="0" w:line="356" w:lineRule="auto"/>
        <w:ind w:left="-5"/>
        <w:rPr>
          <w:iCs/>
        </w:rPr>
      </w:pPr>
      <w:r>
        <w:rPr>
          <w:iCs/>
        </w:rPr>
        <w:tab/>
      </w:r>
      <w:r>
        <w:rPr>
          <w:iCs/>
        </w:rPr>
        <w:tab/>
      </w:r>
      <w:r>
        <w:rPr>
          <w:iCs/>
        </w:rPr>
        <w:tab/>
        <w:t xml:space="preserve">After modeling the entire rheostat pathway with ATP leak in BioCRNPyler, we found that adjusting some of the parameters, while remaining within the appropriate order of magnitude, 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caused </w:t>
      </w:r>
      <w:r w:rsidR="007C4142">
        <w:rPr>
          <w:iCs/>
        </w:rPr>
        <w:t xml:space="preserve">almost double the amount of ATP </w:t>
      </w:r>
      <w:r w:rsidR="000D662E">
        <w:rPr>
          <w:iCs/>
        </w:rPr>
        <w:t>regeneration</w:t>
      </w:r>
      <w:r w:rsidR="007C4142">
        <w:rPr>
          <w:iCs/>
        </w:rPr>
        <w:t xml:space="preserve">. </w:t>
      </w:r>
      <w:r w:rsidR="0011107F">
        <w:rPr>
          <w:iCs/>
        </w:rPr>
        <w:t>By playing with parameters, we were also able to see that the ATP regeneration ‘hump’ seen in the simulations arise from more flux through the mGapDH and Pgk enzymes in the rheostat pathway due to increased free phosphate concentration.</w:t>
      </w:r>
    </w:p>
    <w:p w14:paraId="06FCE440" w14:textId="77777777" w:rsidR="0011107F" w:rsidRDefault="0011107F" w:rsidP="0011107F">
      <w:pPr>
        <w:spacing w:after="0"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2ECD1B21" w14:textId="77777777" w:rsidR="0011107F" w:rsidRDefault="0011107F" w:rsidP="0011107F">
      <w:pPr>
        <w:spacing w:after="0" w:line="356" w:lineRule="auto"/>
        <w:ind w:left="-5"/>
        <w:rPr>
          <w:iCs/>
        </w:rPr>
      </w:pPr>
    </w:p>
    <w:p w14:paraId="0D969D74" w14:textId="77777777" w:rsidR="0011107F" w:rsidRDefault="0011107F" w:rsidP="0011107F">
      <w:pPr>
        <w:spacing w:after="0" w:line="356" w:lineRule="auto"/>
        <w:ind w:left="-5"/>
        <w:rPr>
          <w:b/>
          <w:bCs/>
          <w:iCs/>
        </w:rPr>
      </w:pPr>
      <w:r>
        <w:rPr>
          <w:b/>
          <w:bCs/>
          <w:iCs/>
        </w:rPr>
        <w:t>Challenges/Problems</w:t>
      </w:r>
    </w:p>
    <w:p w14:paraId="66232429" w14:textId="1FDA89D9" w:rsidR="00740595" w:rsidRPr="00740595" w:rsidRDefault="00740595" w:rsidP="00740595">
      <w:pPr>
        <w:spacing w:after="0" w:line="356" w:lineRule="auto"/>
        <w:ind w:left="0" w:firstLine="0"/>
        <w:rPr>
          <w:iCs/>
        </w:rPr>
      </w:pPr>
      <w:r>
        <w:rPr>
          <w:b/>
          <w:bCs/>
          <w:iCs/>
        </w:rPr>
        <w:tab/>
      </w:r>
      <w:r>
        <w:rPr>
          <w:iCs/>
        </w:rPr>
        <w:t xml:space="preserve">Until now, one of the main challenges has been finding accurate biological parameters for </w:t>
      </w:r>
      <w:r w:rsidR="00144694">
        <w:rPr>
          <w:iCs/>
        </w:rPr>
        <w:t>reaction rates. For the sake of simplicity, we began by choosing slightly arbitrary values that were on the correct order of magnitude. Going forward, it is important to reconsider a modelling approach that may reveal more biologically relevant parameters. For this reason, we have come up with an adapted approach</w:t>
      </w:r>
      <w:r w:rsidR="000D662E">
        <w:rPr>
          <w:iCs/>
        </w:rPr>
        <w:t xml:space="preserve"> (schematic in Figure 7)</w:t>
      </w:r>
      <w:r w:rsidR="00144694">
        <w:rPr>
          <w:iCs/>
        </w:rPr>
        <w:t xml:space="preserve">. Up until now, we have been working with a full model that is entirely made up of CRNs with mass action kinetics. There are a large amount of rate parameters in this model, all of which cannot be determined. Thus, we will begin to </w:t>
      </w:r>
      <w:del w:id="58" w:author="Subir Roychoudhury" w:date="2020-07-03T10:34:00Z">
        <w:r w:rsidR="00144694" w:rsidDel="00DA19CF">
          <w:rPr>
            <w:iCs/>
          </w:rPr>
          <w:delText xml:space="preserve">look </w:delText>
        </w:r>
      </w:del>
      <w:ins w:id="59" w:author="Subir Roychoudhury" w:date="2020-07-03T10:34:00Z">
        <w:r w:rsidR="00DA19CF">
          <w:rPr>
            <w:iCs/>
          </w:rPr>
          <w:t>examine</w:t>
        </w:r>
        <w:r w:rsidR="00DA19CF">
          <w:rPr>
            <w:iCs/>
          </w:rPr>
          <w:t xml:space="preserve"> </w:t>
        </w:r>
      </w:ins>
      <w:del w:id="60" w:author="Subir Roychoudhury" w:date="2020-07-03T10:34:00Z">
        <w:r w:rsidR="00144694" w:rsidDel="00DA19CF">
          <w:rPr>
            <w:iCs/>
          </w:rPr>
          <w:delText xml:space="preserve">at </w:delText>
        </w:r>
      </w:del>
      <w:r w:rsidR="00144694">
        <w:rPr>
          <w:iCs/>
        </w:rPr>
        <w:t xml:space="preserve">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 </w:t>
      </w:r>
      <w:del w:id="61" w:author="Subir Roychoudhury" w:date="2020-07-03T10:34:00Z">
        <w:r w:rsidR="00144694" w:rsidDel="00DA19CF">
          <w:rPr>
            <w:iCs/>
          </w:rPr>
          <w:delText xml:space="preserve">tool </w:delText>
        </w:r>
      </w:del>
      <w:r w:rsidR="00144694">
        <w:rPr>
          <w:iCs/>
        </w:rPr>
        <w:t xml:space="preserve">autoReduce </w:t>
      </w:r>
      <w:ins w:id="62" w:author="Subir Roychoudhury" w:date="2020-07-03T10:34:00Z">
        <w:r w:rsidR="00DA19CF">
          <w:rPr>
            <w:iCs/>
          </w:rPr>
          <w:t xml:space="preserve">tool </w:t>
        </w:r>
      </w:ins>
      <w:r w:rsidR="00144694">
        <w:rPr>
          <w:iCs/>
        </w:rPr>
        <w:t>is designed for this functionality</w:t>
      </w:r>
      <w:r w:rsidR="000A254F">
        <w:rPr>
          <w:iCs/>
        </w:rPr>
        <w:t xml:space="preserve"> [15]</w:t>
      </w:r>
      <w:r w:rsidR="00144694">
        <w:rPr>
          <w:iCs/>
        </w:rPr>
        <w:t>. We will also consider a minimal model, which is more co</w:t>
      </w:r>
      <w:ins w:id="63" w:author="Subir Roychoudhury" w:date="2020-07-03T10:34:00Z">
        <w:r w:rsidR="0054452A">
          <w:rPr>
            <w:iCs/>
          </w:rPr>
          <w:t>a</w:t>
        </w:r>
      </w:ins>
      <w:del w:id="64" w:author="Subir Roychoudhury" w:date="2020-07-03T10:34:00Z">
        <w:r w:rsidR="00144694" w:rsidDel="0054452A">
          <w:rPr>
            <w:iCs/>
          </w:rPr>
          <w:delText>u</w:delText>
        </w:r>
      </w:del>
      <w:r w:rsidR="00144694">
        <w:rPr>
          <w:iCs/>
        </w:rPr>
        <w:t xml:space="preserve">rse grained and has lumped parameters. Rate 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6D2F1B7F" w14:textId="1D9F393E" w:rsidR="007C4142" w:rsidRDefault="00AC46A4" w:rsidP="002D6787">
      <w:pPr>
        <w:spacing w:after="0" w:line="356" w:lineRule="auto"/>
        <w:ind w:left="0" w:firstLine="720"/>
        <w:rPr>
          <w:iCs/>
        </w:rPr>
      </w:pPr>
      <w:r>
        <w:rPr>
          <w:iCs/>
        </w:rPr>
        <w:t xml:space="preserve">Some other challenges we anticipate moving forward involve adding desired functionality to software. Since many of the aforementioned software packages are still being </w:t>
      </w:r>
      <w:r>
        <w:rPr>
          <w:iCs/>
        </w:rPr>
        <w:lastRenderedPageBreak/>
        <w:t xml:space="preserve">actively developed, our progress may be limited by </w:t>
      </w:r>
      <w:r w:rsidR="00E4780B">
        <w:rPr>
          <w:iCs/>
        </w:rPr>
        <w:t>their current</w:t>
      </w:r>
      <w:ins w:id="65" w:author="Subir Roychoudhury" w:date="2020-07-03T10:35:00Z">
        <w:r w:rsidR="0054452A">
          <w:rPr>
            <w:iCs/>
          </w:rPr>
          <w:t xml:space="preserve"> (incomplete sentence; ‘current status’??)</w:t>
        </w:r>
      </w:ins>
      <w:r w:rsidR="00E4780B">
        <w:rPr>
          <w:iCs/>
        </w:rPr>
        <w:t xml:space="preserve">. </w:t>
      </w:r>
      <w:r>
        <w:rPr>
          <w:iCs/>
        </w:rPr>
        <w:t>For example, we are currently trying to develop autoReduce such that Systems Biology Markup Language (SBML) models</w:t>
      </w:r>
      <w:r w:rsidR="00E4780B">
        <w:rPr>
          <w:iCs/>
        </w:rPr>
        <w:t xml:space="preserve"> from other packages (like BioCRNPyler)</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433ED8D6" w14:textId="77777777" w:rsidR="00AC46A4" w:rsidRDefault="00AC46A4" w:rsidP="002D6787">
      <w:pPr>
        <w:spacing w:after="0" w:line="356" w:lineRule="auto"/>
        <w:ind w:left="0" w:firstLine="720"/>
        <w:rPr>
          <w:iCs/>
        </w:rPr>
      </w:pPr>
      <w:r>
        <w:rPr>
          <w:iCs/>
        </w:rPr>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p>
    <w:p w14:paraId="5D1173C4" w14:textId="77777777" w:rsidR="00AC46A4" w:rsidRDefault="00AC46A4" w:rsidP="00AC46A4">
      <w:pPr>
        <w:spacing w:after="0" w:line="356" w:lineRule="auto"/>
        <w:rPr>
          <w:iCs/>
        </w:rPr>
      </w:pPr>
    </w:p>
    <w:p w14:paraId="019300DF" w14:textId="77777777" w:rsidR="00E4780B" w:rsidRDefault="00E4780B" w:rsidP="00E4780B">
      <w:pPr>
        <w:pStyle w:val="Heading1"/>
        <w:ind w:left="0" w:firstLine="0"/>
      </w:pPr>
      <w:r>
        <w:rPr>
          <w:iCs/>
          <w:noProof/>
        </w:rPr>
        <mc:AlternateContent>
          <mc:Choice Requires="wpg">
            <w:drawing>
              <wp:anchor distT="0" distB="0" distL="114300" distR="114300" simplePos="0" relativeHeight="251693056" behindDoc="0" locked="0" layoutInCell="1" allowOverlap="1" wp14:anchorId="5915F8DC" wp14:editId="3AF8E4AB">
                <wp:simplePos x="0" y="0"/>
                <wp:positionH relativeFrom="column">
                  <wp:posOffset>380365</wp:posOffset>
                </wp:positionH>
                <wp:positionV relativeFrom="paragraph">
                  <wp:posOffset>293470</wp:posOffset>
                </wp:positionV>
                <wp:extent cx="5023485" cy="3021965"/>
                <wp:effectExtent l="0" t="0" r="5715" b="635"/>
                <wp:wrapNone/>
                <wp:docPr id="38" name="Group 38"/>
                <wp:cNvGraphicFramePr/>
                <a:graphic xmlns:a="http://schemas.openxmlformats.org/drawingml/2006/main">
                  <a:graphicData uri="http://schemas.microsoft.com/office/word/2010/wordprocessingGroup">
                    <wpg:wgp>
                      <wpg:cNvGrpSpPr/>
                      <wpg:grpSpPr>
                        <a:xfrm>
                          <a:off x="0" y="0"/>
                          <a:ext cx="5023485" cy="302196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46056B07" w14:textId="77777777" w:rsidR="00395B24" w:rsidRDefault="00395B24" w:rsidP="00395B24">
                                <w:r>
                                  <w:rPr>
                                    <w:rFonts w:ascii="Avenir Book" w:hAnsi="Avenir Book" w:cstheme="minorBidi"/>
                                    <w:color w:val="000000" w:themeColor="text1"/>
                                    <w:kern w:val="24"/>
                                    <w:sz w:val="32"/>
                                    <w:szCs w:val="32"/>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4C4A4C44" w14:textId="77777777" w:rsidR="00395B24" w:rsidRPr="00317F27" w:rsidRDefault="00395B24" w:rsidP="00395B24">
                              <w:pPr>
                                <w:pStyle w:val="Caption"/>
                                <w:rPr>
                                  <w:color w:val="000000"/>
                                </w:rPr>
                              </w:pPr>
                              <w:r>
                                <w:t xml:space="preserve">Figure </w:t>
                              </w:r>
                              <w:fldSimple w:instr=" SEQ Figure \* ARABIC ">
                                <w:r>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8B84B5" id="Group 38" o:spid="_x0000_s1026" style="position:absolute;margin-left:29.95pt;margin-top:23.1pt;width:395.55pt;height:237.95pt;z-index:251693056" coordsize="50234,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">
                <v:group id="Group 2" o:spid="_x0000_s1027" style="position:absolute;left:2864;width:38220;height:24247" coordorigin="" coordsize="63589,38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" filled="f" stroked="f">
                    <v:textbox>
                      <w:txbxContent>
                        <w:p w:rsidR="00395B24" w:rsidRDefault="00395B24" w:rsidP="00395B24">
                          <w:r>
                            <w:rPr>
                              <w:rFonts w:ascii="Avenir Book" w:hAnsi="Avenir Book" w:cstheme="minorBidi"/>
                              <w:color w:val="000000" w:themeColor="text1"/>
                              <w:kern w:val="24"/>
                              <w:sz w:val="32"/>
                              <w:szCs w:val="32"/>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" stroked="f">
                  <v:textbox style="mso-fit-shape-to-text:t" inset="0,0,0,0">
                    <w:txbxContent>
                      <w:p w:rsidR="00395B24" w:rsidRPr="00317F27" w:rsidRDefault="00395B24" w:rsidP="00395B24">
                        <w:pPr>
                          <w:pStyle w:val="Caption"/>
                          <w:rPr>
                            <w:color w:val="000000"/>
                          </w:rPr>
                        </w:pPr>
                        <w:r>
                          <w:t xml:space="preserve">Figure </w:t>
                        </w:r>
                        <w:r>
                          <w:fldChar w:fldCharType="begin"/>
                        </w:r>
                        <w:r>
                          <w:instrText xml:space="preserve"> SEQ Figure \* ARABIC </w:instrText>
                        </w:r>
                        <w:r>
                          <w:fldChar w:fldCharType="separate"/>
                        </w:r>
                        <w:r>
                          <w:rPr>
                            <w:noProof/>
                          </w:rPr>
                          <w:t>1</w:t>
                        </w:r>
                        <w: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v:group>
            </w:pict>
          </mc:Fallback>
        </mc:AlternateContent>
      </w:r>
      <w:r>
        <w:t>Figures</w:t>
      </w:r>
    </w:p>
    <w:p w14:paraId="7F95163E" w14:textId="77777777" w:rsidR="008C52FB" w:rsidRDefault="008C52FB" w:rsidP="002E35FB">
      <w:pPr>
        <w:spacing w:after="0" w:line="356" w:lineRule="auto"/>
        <w:ind w:left="-5"/>
        <w:rPr>
          <w:iCs/>
        </w:rPr>
      </w:pPr>
    </w:p>
    <w:p w14:paraId="15834150" w14:textId="77777777" w:rsidR="00395B24" w:rsidRDefault="00395B24" w:rsidP="00395B24">
      <w:pPr>
        <w:jc w:val="right"/>
      </w:pPr>
    </w:p>
    <w:p w14:paraId="676D5195" w14:textId="77777777" w:rsidR="00395B24" w:rsidRDefault="00395B24" w:rsidP="00395B24">
      <w:pPr>
        <w:jc w:val="right"/>
      </w:pPr>
    </w:p>
    <w:p w14:paraId="67DFB1D2" w14:textId="77777777" w:rsidR="00395B24" w:rsidRPr="00395B24" w:rsidRDefault="00395B24" w:rsidP="00395B24"/>
    <w:p w14:paraId="0BB5A653" w14:textId="77777777" w:rsidR="00395B24" w:rsidRPr="00395B24" w:rsidRDefault="00395B24" w:rsidP="00395B24"/>
    <w:p w14:paraId="52BA7A3E" w14:textId="77777777" w:rsidR="00395B24" w:rsidRPr="00395B24" w:rsidRDefault="00395B24" w:rsidP="00395B24"/>
    <w:p w14:paraId="56F09049" w14:textId="77777777" w:rsidR="00395B24" w:rsidRPr="00395B24" w:rsidRDefault="00395B24" w:rsidP="00395B24"/>
    <w:p w14:paraId="65DC32B5" w14:textId="77777777" w:rsidR="00395B24" w:rsidRPr="00395B24" w:rsidRDefault="00395B24" w:rsidP="00395B24"/>
    <w:p w14:paraId="4B924310" w14:textId="77777777" w:rsidR="00395B24" w:rsidRPr="00395B24" w:rsidRDefault="00395B24" w:rsidP="00395B24"/>
    <w:p w14:paraId="45239993" w14:textId="77777777" w:rsidR="00395B24" w:rsidRPr="00395B24" w:rsidRDefault="00395B24" w:rsidP="00395B24"/>
    <w:p w14:paraId="01C7714D" w14:textId="77777777" w:rsidR="00395B24" w:rsidRPr="00395B24" w:rsidRDefault="00E4780B" w:rsidP="00395B24">
      <w:r>
        <w:rPr>
          <w:iCs/>
          <w:noProof/>
        </w:rPr>
        <w:lastRenderedPageBreak/>
        <mc:AlternateContent>
          <mc:Choice Requires="wpg">
            <w:drawing>
              <wp:anchor distT="0" distB="0" distL="114300" distR="114300" simplePos="0" relativeHeight="251691008" behindDoc="0" locked="0" layoutInCell="1" allowOverlap="1" wp14:anchorId="7969384D" wp14:editId="54A1ED6A">
                <wp:simplePos x="0" y="0"/>
                <wp:positionH relativeFrom="column">
                  <wp:posOffset>671523</wp:posOffset>
                </wp:positionH>
                <wp:positionV relativeFrom="paragraph">
                  <wp:posOffset>306491</wp:posOffset>
                </wp:positionV>
                <wp:extent cx="4284980" cy="3233420"/>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4284980" cy="3233420"/>
                          <a:chOff x="0" y="0"/>
                          <a:chExt cx="4284980" cy="3233686"/>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0"/>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1"/>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2"/>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55C3ADC2" w14:textId="77777777" w:rsidR="00395B24" w:rsidRDefault="00395B24" w:rsidP="00395B24">
                                <w:pPr>
                                  <w:spacing w:after="160" w:line="259" w:lineRule="auto"/>
                                  <w:ind w:left="0" w:firstLine="0"/>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1333208A" w14:textId="77777777" w:rsidR="00395B24" w:rsidRDefault="00395B24" w:rsidP="00395B24">
                                <w:pPr>
                                  <w:spacing w:after="160" w:line="259" w:lineRule="auto"/>
                                  <w:ind w:left="0" w:firstLine="0"/>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1E8DD6E7" w14:textId="77777777" w:rsidR="00395B24" w:rsidRDefault="00395B24" w:rsidP="00395B24">
                                <w:pPr>
                                  <w:spacing w:after="160" w:line="259" w:lineRule="auto"/>
                                  <w:ind w:left="0" w:firstLine="0"/>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639E59F8" w14:textId="77777777" w:rsidR="00395B24" w:rsidRDefault="00395B24" w:rsidP="00395B24">
                                <w:pPr>
                                  <w:spacing w:after="160" w:line="259" w:lineRule="auto"/>
                                  <w:ind w:left="0" w:firstLine="0"/>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707767BE" w14:textId="77777777" w:rsidR="00395B24" w:rsidRDefault="00395B24" w:rsidP="00395B24">
                                <w:pPr>
                                  <w:spacing w:after="160" w:line="259" w:lineRule="auto"/>
                                  <w:ind w:left="0" w:firstLine="0"/>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6B861DD1"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1F3E87A2"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631EAE61" w14:textId="77777777" w:rsidR="00395B24" w:rsidRDefault="00395B24" w:rsidP="00395B24">
                                <w:pPr>
                                  <w:spacing w:after="160" w:line="259" w:lineRule="auto"/>
                                  <w:ind w:left="0" w:firstLine="0"/>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3"/>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52BCA95B" w14:textId="77777777" w:rsidR="00395B24" w:rsidRDefault="00395B24" w:rsidP="00395B24">
                                <w:pPr>
                                  <w:spacing w:after="160" w:line="259" w:lineRule="auto"/>
                                  <w:ind w:left="0" w:firstLine="0"/>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398915CE"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3"/>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7FB81ED7" w14:textId="77777777" w:rsidR="00395B24" w:rsidRDefault="00395B24" w:rsidP="00395B24">
                                <w:pPr>
                                  <w:spacing w:after="160" w:line="259" w:lineRule="auto"/>
                                  <w:ind w:left="0" w:firstLine="0"/>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48663034" w14:textId="77777777" w:rsidR="00395B24" w:rsidRDefault="00395B24" w:rsidP="00395B24">
                                <w:pPr>
                                  <w:spacing w:after="160" w:line="259" w:lineRule="auto"/>
                                  <w:ind w:left="0" w:firstLine="0"/>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1A394C4B" w14:textId="77777777" w:rsidR="00395B24" w:rsidRDefault="00395B24" w:rsidP="00395B24">
                                <w:pPr>
                                  <w:spacing w:after="160" w:line="259" w:lineRule="auto"/>
                                  <w:ind w:left="0" w:firstLine="0"/>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17B05119"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wpg:grpSp>
                      <wps:wsp>
                        <wps:cNvPr id="39" name="Text Box 39"/>
                        <wps:cNvSpPr txBox="1"/>
                        <wps:spPr>
                          <a:xfrm>
                            <a:off x="0" y="2223401"/>
                            <a:ext cx="4284980" cy="1010285"/>
                          </a:xfrm>
                          <a:prstGeom prst="rect">
                            <a:avLst/>
                          </a:prstGeom>
                          <a:noFill/>
                          <a:ln w="6350">
                            <a:noFill/>
                          </a:ln>
                        </wps:spPr>
                        <wps:txbx>
                          <w:txbxContent>
                            <w:p w14:paraId="17FEC333" w14:textId="77777777" w:rsidR="00395B24" w:rsidRDefault="00395B24" w:rsidP="00395B24">
                              <w:pPr>
                                <w:keepNext/>
                                <w:spacing w:after="0" w:line="356" w:lineRule="auto"/>
                                <w:ind w:left="-5"/>
                              </w:pPr>
                            </w:p>
                            <w:p w14:paraId="23932A96" w14:textId="77777777" w:rsidR="00395B24" w:rsidRPr="00E6329E" w:rsidRDefault="00395B24" w:rsidP="00395B24">
                              <w:pPr>
                                <w:pStyle w:val="Caption"/>
                              </w:pPr>
                              <w:r>
                                <w:t xml:space="preserve">Figure </w:t>
                              </w:r>
                              <w:fldSimple w:instr=" SEQ Figure \* ARABIC ">
                                <w:r>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2E3B3C75" id="Group 40" o:spid="_x0000_s1031" style="position:absolute;left:0;text-align:left;margin-left:52.9pt;margin-top:24.15pt;width:337.4pt;height:254.6pt;z-index:251691008" coordsize="42849,3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">
                <v:group id="Group 4272" o:spid="_x0000_s1032" style="position:absolute;left:2881;width:35971;height:29796" coordorigin="22" coordsize="35971,3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">
                  <v:shape id="Picture 4922" o:spid="_x0000_s1033" type="#_x0000_t75" style="position:absolute;left:18161;top:11921;width:15027;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">
                    <v:imagedata r:id="rId14" o:title=""/>
                  </v:shape>
                  <v:shape id="Picture 4923" o:spid="_x0000_s1034" type="#_x0000_t75" style="position:absolute;left:17399;top:2656;width:15758;height: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">
                    <v:imagedata r:id="rId15" o:title=""/>
                  </v:shape>
                  <v:shape id="Shape 358" o:spid="_x0000_s1035" style="position:absolute;left:22;width:35972;height:25228;visibility:visible;mso-wrap-style:square;v-text-anchor:top" coordsize="3597177,252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&#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">
                    <v:imagedata r:id="rId16" o:title=""/>
                  </v:shape>
                  <v:rect id="Rectangle 361" o:spid="_x0000_s1037" style="position:absolute;left:6035;top:10847;width:27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" filled="f" stroked="f">
                    <v:textbox inset="0,0,0,0">
                      <w:txbxContent>
                        <w:p w:rsidR="00395B24" w:rsidRDefault="00395B24" w:rsidP="00395B24">
                          <w:pPr>
                            <w:spacing w:after="160" w:line="259" w:lineRule="auto"/>
                            <w:ind w:left="0" w:firstLine="0"/>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" filled="f" stroked="f">
                    <v:textbox inset="0,0,0,0">
                      <w:txbxContent>
                        <w:p w:rsidR="00395B24" w:rsidRDefault="00395B24" w:rsidP="00395B24">
                          <w:pPr>
                            <w:spacing w:after="160" w:line="259" w:lineRule="auto"/>
                            <w:ind w:left="0" w:firstLine="0"/>
                          </w:pPr>
                          <w:r>
                            <w:t>/</w:t>
                          </w:r>
                        </w:p>
                      </w:txbxContent>
                    </v:textbox>
                  </v:rect>
                  <v:rect id="Rectangle 363" o:spid="_x0000_s1039" style="position:absolute;left:8564;top:10847;width:29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" filled="f" stroked="f">
                    <v:textbox inset="0,0,0,0">
                      <w:txbxContent>
                        <w:p w:rsidR="00395B24" w:rsidRDefault="00395B24" w:rsidP="00395B24">
                          <w:pPr>
                            <w:spacing w:after="160" w:line="259" w:lineRule="auto"/>
                            <w:ind w:left="0" w:firstLine="0"/>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" filled="f" stroked="f">
                    <v:textbox inset="0,0,0,0">
                      <w:txbxContent>
                        <w:p w:rsidR="00395B24" w:rsidRDefault="00395B24" w:rsidP="00395B24">
                          <w:pPr>
                            <w:spacing w:after="160" w:line="259" w:lineRule="auto"/>
                            <w:ind w:left="0" w:firstLine="0"/>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" filled="f" stroked="f">
                    <v:textbox inset="0,0,0,0">
                      <w:txbxContent>
                        <w:p w:rsidR="00395B24" w:rsidRDefault="00395B24" w:rsidP="00395B24">
                          <w:pPr>
                            <w:spacing w:after="160" w:line="259" w:lineRule="auto"/>
                            <w:ind w:left="0" w:firstLine="0"/>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" filled="f" stroked="f">
                    <v:textbox inset="0,0,0,0">
                      <w:txbxContent>
                        <w:p w:rsidR="00395B24" w:rsidRDefault="00395B24" w:rsidP="00395B24">
                          <w:pPr>
                            <w:spacing w:after="160" w:line="259" w:lineRule="auto"/>
                            <w:ind w:left="0" w:firstLine="0"/>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" filled="f" stroked="f">
                    <v:textbox inset="0,0,0,0">
                      <w:txbxContent>
                        <w:p w:rsidR="00395B24" w:rsidRDefault="00395B24" w:rsidP="00395B24">
                          <w:pPr>
                            <w:spacing w:after="160" w:line="259" w:lineRule="auto"/>
                            <w:ind w:left="0" w:firstLine="0"/>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" filled="f" stroked="f">
                    <v:textbox inset="0,0,0,0">
                      <w:txbxContent>
                        <w:p w:rsidR="00395B24" w:rsidRDefault="00395B24" w:rsidP="00395B24">
                          <w:pPr>
                            <w:spacing w:after="160" w:line="259" w:lineRule="auto"/>
                            <w:ind w:left="0" w:firstLine="0"/>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&#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&#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">
                    <v:imagedata r:id="rId17" o:title=""/>
                  </v:shape>
                  <v:rect id="Rectangle 396" o:spid="_x0000_s1048" style="position:absolute;left:12954;top:19812;width:321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" filled="f" stroked="f">
                    <v:textbox inset="0,0,0,0">
                      <w:txbxContent>
                        <w:p w:rsidR="00395B24" w:rsidRDefault="00395B24" w:rsidP="00395B24">
                          <w:pPr>
                            <w:spacing w:after="160" w:line="259" w:lineRule="auto"/>
                            <w:ind w:left="0" w:firstLine="0"/>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MF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" filled="f" stroked="f">
                    <v:textbox inset="0,0,0,0">
                      <w:txbxContent>
                        <w:p w:rsidR="00395B24" w:rsidRDefault="00395B24" w:rsidP="00395B24">
                          <w:pPr>
                            <w:spacing w:after="160" w:line="259" w:lineRule="auto"/>
                            <w:ind w:left="0" w:firstLine="0"/>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">
                    <v:imagedata r:id="rId17" o:title=""/>
                  </v:shape>
                  <v:rect id="Rectangle 400" o:spid="_x0000_s1051" style="position:absolute;left:11369;top:4725;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" filled="f" stroked="f">
                    <v:textbox inset="0,0,0,0">
                      <w:txbxContent>
                        <w:p w:rsidR="00395B24" w:rsidRDefault="00395B24" w:rsidP="00395B24">
                          <w:pPr>
                            <w:spacing w:after="160" w:line="259" w:lineRule="auto"/>
                            <w:ind w:left="0" w:firstLine="0"/>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" filled="f" stroked="f">
                    <v:textbox inset="0,0,0,0">
                      <w:txbxContent>
                        <w:p w:rsidR="00395B24" w:rsidRDefault="00395B24" w:rsidP="00395B24">
                          <w:pPr>
                            <w:spacing w:after="160" w:line="259" w:lineRule="auto"/>
                            <w:ind w:left="0" w:firstLine="0"/>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" filled="f" stroked="f">
                    <v:textbox inset="0,0,0,0">
                      <w:txbxContent>
                        <w:p w:rsidR="00395B24" w:rsidRDefault="00395B24" w:rsidP="00395B24">
                          <w:pPr>
                            <w:spacing w:after="160" w:line="259" w:lineRule="auto"/>
                            <w:ind w:left="0" w:firstLine="0"/>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" filled="f" stroked="f">
                    <v:textbox inset="0,0,0,0">
                      <w:txbxContent>
                        <w:p w:rsidR="00395B24" w:rsidRDefault="00395B24" w:rsidP="00395B24">
                          <w:pPr>
                            <w:spacing w:after="160" w:line="259" w:lineRule="auto"/>
                            <w:ind w:left="0" w:firstLine="0"/>
                          </w:pPr>
                          <w:r>
                            <w:rPr>
                              <w:sz w:val="20"/>
                            </w:rPr>
                            <w:t xml:space="preserve"> </w:t>
                          </w:r>
                        </w:p>
                      </w:txbxContent>
                    </v:textbox>
                  </v:rect>
                </v:group>
                <v:shape id="Text Box 39" o:spid="_x0000_s1055" type="#_x0000_t202" style="position:absolute;top:22234;width:42849;height:10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" filled="f" stroked="f" strokeweight=".5pt">
                  <v:fill o:detectmouseclick="t"/>
                  <v:textbox style="mso-fit-shape-to-text:t">
                    <w:txbxContent>
                      <w:p w:rsidR="00395B24" w:rsidRDefault="00395B24" w:rsidP="00395B24">
                        <w:pPr>
                          <w:keepNext/>
                          <w:spacing w:after="0" w:line="356" w:lineRule="auto"/>
                          <w:ind w:left="-5"/>
                        </w:pPr>
                      </w:p>
                      <w:p w:rsidR="00395B24" w:rsidRPr="00E6329E" w:rsidRDefault="00395B24" w:rsidP="00395B24">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v:textbox>
                </v:shape>
                <w10:wrap type="topAndBottom"/>
              </v:group>
            </w:pict>
          </mc:Fallback>
        </mc:AlternateContent>
      </w:r>
    </w:p>
    <w:p w14:paraId="5B5242BB" w14:textId="77777777" w:rsidR="00395B24" w:rsidRPr="00395B24" w:rsidRDefault="00395B24" w:rsidP="00395B24"/>
    <w:p w14:paraId="7DD6DCC5" w14:textId="77777777" w:rsidR="00395B24" w:rsidRPr="00395B24" w:rsidRDefault="00395B24" w:rsidP="00395B24"/>
    <w:p w14:paraId="36E0646F" w14:textId="77777777" w:rsidR="00395B24" w:rsidRPr="00395B24" w:rsidRDefault="008D5750" w:rsidP="00395B24">
      <w:r>
        <w:rPr>
          <w:iCs/>
          <w:noProof/>
        </w:rPr>
        <w:lastRenderedPageBreak/>
        <mc:AlternateContent>
          <mc:Choice Requires="wpg">
            <w:drawing>
              <wp:anchor distT="0" distB="0" distL="114300" distR="114300" simplePos="0" relativeHeight="251695104" behindDoc="0" locked="0" layoutInCell="1" allowOverlap="1" wp14:anchorId="631DD6B2" wp14:editId="0AC246AE">
                <wp:simplePos x="0" y="0"/>
                <wp:positionH relativeFrom="column">
                  <wp:posOffset>0</wp:posOffset>
                </wp:positionH>
                <wp:positionV relativeFrom="paragraph">
                  <wp:posOffset>263525</wp:posOffset>
                </wp:positionV>
                <wp:extent cx="4755007" cy="5532120"/>
                <wp:effectExtent l="0" t="0" r="0" b="5080"/>
                <wp:wrapTopAndBottom/>
                <wp:docPr id="42" name="Group 42"/>
                <wp:cNvGraphicFramePr/>
                <a:graphic xmlns:a="http://schemas.openxmlformats.org/drawingml/2006/main">
                  <a:graphicData uri="http://schemas.microsoft.com/office/word/2010/wordprocessingGroup">
                    <wpg:wgp>
                      <wpg:cNvGrpSpPr/>
                      <wpg:grpSpPr>
                        <a:xfrm>
                          <a:off x="0" y="0"/>
                          <a:ext cx="4755007" cy="5532120"/>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1A9CCA1D" w14:textId="77777777" w:rsidR="008D5750" w:rsidRPr="00EF5230" w:rsidRDefault="008D5750" w:rsidP="008D5750">
                              <w:pPr>
                                <w:pStyle w:val="Caption"/>
                                <w:rPr>
                                  <w:noProof/>
                                  <w:color w:val="000000"/>
                                </w:rPr>
                              </w:pPr>
                              <w:r>
                                <w:t xml:space="preserve">Figure </w:t>
                              </w:r>
                              <w:fldSimple w:instr=" SEQ Figure \* ARABIC ">
                                <w:r>
                                  <w:rPr>
                                    <w:noProof/>
                                  </w:rPr>
                                  <w:t>3</w:t>
                                </w:r>
                              </w:fldSimple>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54F572BE" w14:textId="77777777" w:rsidR="008D5750" w:rsidRPr="009F5881" w:rsidRDefault="008D5750" w:rsidP="008D5750">
                              <w:pPr>
                                <w:ind w:left="0"/>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1520263C"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DCA5DF" id="Group 42" o:spid="_x0000_s1056" style="position:absolute;left:0;text-align:left;margin-left:0;margin-top:20.75pt;width:374.4pt;height:435.6pt;z-index:251695104" coordsize="47550,55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">
                <v:group id="Group 43" o:spid="_x0000_s1057" style="position:absolute;width:47550;height:49517" coordsize="47550,4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&#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">
                    <v:imagedata r:id="rId20"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" stroked="f">
                  <v:textbox style="mso-fit-shape-to-text:t" inset="0,0,0,0">
                    <w:txbxContent>
                      <w:p w:rsidR="008D5750" w:rsidRPr="00EF5230" w:rsidRDefault="008D5750" w:rsidP="008D5750">
                        <w:pPr>
                          <w:pStyle w:val="Caption"/>
                          <w:rPr>
                            <w:noProof/>
                            <w:color w:val="000000"/>
                          </w:rPr>
                        </w:pPr>
                        <w:r>
                          <w:t xml:space="preserve">Figure </w:t>
                        </w:r>
                        <w:r>
                          <w:fldChar w:fldCharType="begin"/>
                        </w:r>
                        <w:r>
                          <w:instrText xml:space="preserve"> SEQ Figure \* ARABIC </w:instrText>
                        </w:r>
                        <w:r>
                          <w:fldChar w:fldCharType="separate"/>
                        </w:r>
                        <w:r>
                          <w:rPr>
                            <w:noProof/>
                          </w:rPr>
                          <w:t>3</w:t>
                        </w:r>
                        <w: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" fillcolor="white [3201]" stroked="f" strokeweight=".5pt">
                  <v:textbox>
                    <w:txbxContent>
                      <w:p w:rsidR="008D5750" w:rsidRPr="009F5881" w:rsidRDefault="008D5750" w:rsidP="008D5750">
                        <w:pPr>
                          <w:ind w:left="0"/>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" fillcolor="white [3201]" stroked="f" strokeweight=".5pt">
                  <v:textbox>
                    <w:txbxContent>
                      <w:p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5979BB55" w14:textId="77777777" w:rsidR="00395B24" w:rsidRPr="00395B24" w:rsidRDefault="00395B24" w:rsidP="00395B24"/>
    <w:p w14:paraId="2E1490E2" w14:textId="77777777" w:rsidR="00395B24" w:rsidRPr="00395B24" w:rsidRDefault="00395B24" w:rsidP="00395B24"/>
    <w:p w14:paraId="6607023E" w14:textId="77777777" w:rsidR="00395B24" w:rsidRPr="00395B24" w:rsidRDefault="00395B24" w:rsidP="00395B24"/>
    <w:p w14:paraId="35EE040D" w14:textId="77777777" w:rsidR="00395B24" w:rsidRPr="00395B24" w:rsidRDefault="00395B24" w:rsidP="00395B24"/>
    <w:p w14:paraId="071E4669" w14:textId="77777777" w:rsidR="00395B24" w:rsidRDefault="00395B24" w:rsidP="00395B24"/>
    <w:p w14:paraId="2F7FDBE6" w14:textId="77777777" w:rsidR="00395B24" w:rsidRDefault="00395B24" w:rsidP="00395B24"/>
    <w:p w14:paraId="5723D168" w14:textId="77777777" w:rsidR="001F2019" w:rsidRPr="001253CD" w:rsidRDefault="001F2019" w:rsidP="008D5750">
      <w:pPr>
        <w:spacing w:after="0" w:line="356" w:lineRule="auto"/>
        <w:ind w:left="0" w:firstLine="0"/>
        <w:rPr>
          <w:iCs/>
        </w:rPr>
      </w:pPr>
    </w:p>
    <w:p w14:paraId="14256E3B" w14:textId="77777777" w:rsidR="001253CD" w:rsidRDefault="00395B24" w:rsidP="001F4FEF">
      <w:pPr>
        <w:spacing w:after="0" w:line="356" w:lineRule="auto"/>
        <w:ind w:left="-5"/>
        <w:rPr>
          <w:iCs/>
        </w:rPr>
      </w:pPr>
      <w:r>
        <w:rPr>
          <w:noProof/>
        </w:rPr>
        <w:lastRenderedPageBreak/>
        <mc:AlternateContent>
          <mc:Choice Requires="wps">
            <w:drawing>
              <wp:anchor distT="0" distB="0" distL="114300" distR="114300" simplePos="0" relativeHeight="251669504" behindDoc="0" locked="0" layoutInCell="1" allowOverlap="1" wp14:anchorId="5A1E36C9" wp14:editId="542891FD">
                <wp:simplePos x="0" y="0"/>
                <wp:positionH relativeFrom="column">
                  <wp:posOffset>418396</wp:posOffset>
                </wp:positionH>
                <wp:positionV relativeFrom="paragraph">
                  <wp:posOffset>2401570</wp:posOffset>
                </wp:positionV>
                <wp:extent cx="24561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wps:spPr>
                      <wps:txbx>
                        <w:txbxContent>
                          <w:p w14:paraId="563435FB" w14:textId="77777777" w:rsidR="000068F9" w:rsidRPr="003A13D4" w:rsidRDefault="000068F9" w:rsidP="00E3244C">
                            <w:pPr>
                              <w:pStyle w:val="Caption"/>
                              <w:rPr>
                                <w:color w:val="000000"/>
                              </w:rPr>
                            </w:pPr>
                            <w:r>
                              <w:t xml:space="preserve">Figure </w:t>
                            </w:r>
                            <w:fldSimple w:instr=" SEQ Figure \* ARABIC ">
                              <w:r>
                                <w:rPr>
                                  <w:noProof/>
                                </w:rPr>
                                <w:t>4</w:t>
                              </w:r>
                            </w:fldSimple>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0D7600" id="Text Box 13" o:spid="_x0000_s1063" type="#_x0000_t202" style="position:absolute;left:0;text-align:left;margin-left:32.95pt;margin-top:189.1pt;width:193.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9ALgIAAGcEAAAOAAAAZHJzL2Uyb0RvYy54bWysVMFu2zAMvQ/YPwi6L07StS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" stroked="f">
                <v:textbox style="mso-fit-shape-to-text:t" inset="0,0,0,0">
                  <w:txbxContent>
                    <w:p w:rsidR="000068F9" w:rsidRPr="003A13D4" w:rsidRDefault="000068F9" w:rsidP="00E3244C">
                      <w:pPr>
                        <w:pStyle w:val="Caption"/>
                        <w:rPr>
                          <w:color w:val="000000"/>
                        </w:rPr>
                      </w:pPr>
                      <w:r>
                        <w:t xml:space="preserve">Figure </w:t>
                      </w:r>
                      <w:r>
                        <w:fldChar w:fldCharType="begin"/>
                      </w:r>
                      <w:r>
                        <w:instrText xml:space="preserve"> SEQ Figure \* ARABIC </w:instrText>
                      </w:r>
                      <w:r>
                        <w:fldChar w:fldCharType="separate"/>
                      </w:r>
                      <w:r>
                        <w:rPr>
                          <w:noProof/>
                        </w:rPr>
                        <w:t>4</w:t>
                      </w:r>
                      <w:r>
                        <w:fldChar w:fldCharType="end"/>
                      </w:r>
                      <w:r>
                        <w:t xml:space="preserve"> Three proposed enzymatic models.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3757000" wp14:editId="3B5688B7">
                <wp:simplePos x="0" y="0"/>
                <wp:positionH relativeFrom="column">
                  <wp:posOffset>264160</wp:posOffset>
                </wp:positionH>
                <wp:positionV relativeFrom="paragraph">
                  <wp:posOffset>2787015</wp:posOffset>
                </wp:positionV>
                <wp:extent cx="5078730" cy="4439285"/>
                <wp:effectExtent l="0" t="0" r="1270" b="5715"/>
                <wp:wrapTopAndBottom/>
                <wp:docPr id="16" name="Group 16"/>
                <wp:cNvGraphicFramePr/>
                <a:graphic xmlns:a="http://schemas.openxmlformats.org/drawingml/2006/main">
                  <a:graphicData uri="http://schemas.microsoft.com/office/word/2010/wordprocessingGroup">
                    <wpg:wgp>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1"/>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1"/>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1"/>
                          <a:srcRect t="67136"/>
                          <a:stretch/>
                        </pic:blipFill>
                        <pic:spPr>
                          <a:xfrm>
                            <a:off x="0" y="3968496"/>
                            <a:ext cx="5943600" cy="1739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A0BEE1" id="Group 16" o:spid="_x0000_s1026" style="position:absolute;margin-left:20.8pt;margin-top:219.45pt;width:399.9pt;height:349.55pt;z-index:251674624;mso-width-relative:margin;mso-height-relative:margin" coordsize="59618,57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">
                <v:shape id="Picture 4" o:spid="_x0000_s1027" type="#_x0000_t75" alt="A close up of a map&#10;&#10;Description automatically generated" style="position:absolute;width:59436;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">
                  <v:imagedata r:id="rId22" o:title="A close up of a map&#10;&#10;Description automatically generated" cropbottom="43625f"/>
                </v:shape>
                <v:shape id="Picture 14" o:spid="_x0000_s1028" type="#_x0000_t75" alt="A close up of a map&#10;&#10;Description automatically generated" style="position:absolute;left:182;top:19933;width:59436;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">
                  <v:imagedata r:id="rId22" o:title="A close up of a map&#10;&#10;Description automatically generated" croptop="21911f" cropbottom="21714f"/>
                </v:shape>
                <v:shape id="Picture 16" o:spid="_x0000_s1029" type="#_x0000_t75" alt="A close up of a map&#10;&#10;Description automatically generated" style="position:absolute;top:39684;width:594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">
                  <v:imagedata r:id="rId22" o:title="A close up of a map&#10;&#10;Description automatically generated" croptop="43998f"/>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01C7B0B9" wp14:editId="64D34D52">
                <wp:simplePos x="0" y="0"/>
                <wp:positionH relativeFrom="column">
                  <wp:posOffset>418465</wp:posOffset>
                </wp:positionH>
                <wp:positionV relativeFrom="paragraph">
                  <wp:posOffset>7311244</wp:posOffset>
                </wp:positionV>
                <wp:extent cx="5012055" cy="635"/>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406201E2" w14:textId="77777777" w:rsidR="000068F9" w:rsidRPr="000512FC" w:rsidRDefault="000068F9" w:rsidP="005D0900">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0E5216" id="Text Box 18" o:spid="_x0000_s1064" type="#_x0000_t202" style="position:absolute;left:0;text-align:left;margin-left:32.95pt;margin-top:575.7pt;width:39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" stroked="f">
                <v:textbox style="mso-fit-shape-to-text:t" inset="0,0,0,0">
                  <w:txbxContent>
                    <w:p w:rsidR="000068F9" w:rsidRPr="000512FC" w:rsidRDefault="000068F9" w:rsidP="005D0900">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w10:wrap type="topAndBottom"/>
              </v:shape>
            </w:pict>
          </mc:Fallback>
        </mc:AlternateContent>
      </w:r>
      <w:r w:rsidR="00E3244C" w:rsidRPr="00E3244C">
        <w:rPr>
          <w:iCs/>
          <w:noProof/>
        </w:rPr>
        <w:drawing>
          <wp:anchor distT="0" distB="0" distL="114300" distR="114300" simplePos="0" relativeHeight="251667456" behindDoc="0" locked="0" layoutInCell="1" allowOverlap="1" wp14:anchorId="194A31C3" wp14:editId="4E63D0B1">
            <wp:simplePos x="0" y="0"/>
            <wp:positionH relativeFrom="column">
              <wp:posOffset>-9525</wp:posOffset>
            </wp:positionH>
            <wp:positionV relativeFrom="paragraph">
              <wp:posOffset>0</wp:posOffset>
            </wp:positionV>
            <wp:extent cx="3154680" cy="2345919"/>
            <wp:effectExtent l="0" t="0" r="0" b="3810"/>
            <wp:wrapTopAndBottom/>
            <wp:docPr id="12" name="Content Placeholder 6" descr="enzymes&#10;">
              <a:extLst xmlns:a="http://schemas.openxmlformats.org/drawingml/2006/main">
                <a:ext uri="{FF2B5EF4-FFF2-40B4-BE49-F238E27FC236}">
                  <a16:creationId xmlns:a16="http://schemas.microsoft.com/office/drawing/2014/main" id="{6E4D01AC-45E2-0649-AC76-F54CF6698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E4D01AC-45E2-0649-AC76-F54CF66981D9}"/>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54680" cy="2345919"/>
                    </a:xfrm>
                    <a:prstGeom prst="rect">
                      <a:avLst/>
                    </a:prstGeom>
                  </pic:spPr>
                </pic:pic>
              </a:graphicData>
            </a:graphic>
            <wp14:sizeRelH relativeFrom="page">
              <wp14:pctWidth>0</wp14:pctWidth>
            </wp14:sizeRelH>
            <wp14:sizeRelV relativeFrom="page">
              <wp14:pctHeight>0</wp14:pctHeight>
            </wp14:sizeRelV>
          </wp:anchor>
        </w:drawing>
      </w:r>
    </w:p>
    <w:p w14:paraId="7B02930A" w14:textId="77777777" w:rsidR="001253CD" w:rsidRDefault="001253CD" w:rsidP="001F4FEF">
      <w:pPr>
        <w:spacing w:after="0" w:line="356" w:lineRule="auto"/>
        <w:ind w:left="-5"/>
        <w:rPr>
          <w:iCs/>
        </w:rPr>
      </w:pPr>
    </w:p>
    <w:p w14:paraId="2CCFDD05" w14:textId="77777777" w:rsidR="001253CD" w:rsidRDefault="001253CD" w:rsidP="001F4FEF">
      <w:pPr>
        <w:spacing w:after="0" w:line="356" w:lineRule="auto"/>
        <w:ind w:left="-5"/>
        <w:rPr>
          <w:iCs/>
        </w:rPr>
      </w:pPr>
    </w:p>
    <w:p w14:paraId="3D5EE25B" w14:textId="77777777" w:rsidR="00CC7004" w:rsidRDefault="00BE04B2" w:rsidP="00CC7004">
      <w:pPr>
        <w:keepNext/>
        <w:spacing w:after="0" w:line="356" w:lineRule="auto"/>
        <w:ind w:left="-5"/>
      </w:pPr>
      <w:r>
        <w:rPr>
          <w:noProof/>
        </w:rPr>
        <mc:AlternateContent>
          <mc:Choice Requires="wps">
            <w:drawing>
              <wp:anchor distT="0" distB="0" distL="114300" distR="114300" simplePos="0" relativeHeight="251686912" behindDoc="0" locked="0" layoutInCell="1" allowOverlap="1" wp14:anchorId="664A01BF" wp14:editId="4031E85C">
                <wp:simplePos x="0" y="0"/>
                <wp:positionH relativeFrom="column">
                  <wp:posOffset>0</wp:posOffset>
                </wp:positionH>
                <wp:positionV relativeFrom="paragraph">
                  <wp:posOffset>3323590</wp:posOffset>
                </wp:positionV>
                <wp:extent cx="5800725" cy="635"/>
                <wp:effectExtent l="0" t="0" r="3175" b="12065"/>
                <wp:wrapTopAndBottom/>
                <wp:docPr id="26" name="Text Box 2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133C599F"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63936" id="Text Box 26" o:spid="_x0000_s1065" type="#_x0000_t202" style="position:absolute;left:0;text-align:left;margin-left:0;margin-top:261.7pt;width:45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xsLw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" stroked="f">
                <v:textbox style="mso-fit-shape-to-text:t" inset="0,0,0,0">
                  <w:txbxContent>
                    <w:p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w10:wrap type="topAndBottom"/>
              </v:shape>
            </w:pict>
          </mc:Fallback>
        </mc:AlternateContent>
      </w:r>
      <w:r>
        <w:rPr>
          <w:iCs/>
          <w:noProof/>
        </w:rPr>
        <mc:AlternateContent>
          <mc:Choice Requires="wpg">
            <w:drawing>
              <wp:anchor distT="0" distB="0" distL="114300" distR="114300" simplePos="0" relativeHeight="251684864" behindDoc="0" locked="0" layoutInCell="1" allowOverlap="1" wp14:anchorId="55ABE172" wp14:editId="3DF4ABF4">
                <wp:simplePos x="0" y="0"/>
                <wp:positionH relativeFrom="column">
                  <wp:posOffset>0</wp:posOffset>
                </wp:positionH>
                <wp:positionV relativeFrom="paragraph">
                  <wp:posOffset>0</wp:posOffset>
                </wp:positionV>
                <wp:extent cx="5800725" cy="3266440"/>
                <wp:effectExtent l="0" t="0" r="3175" b="0"/>
                <wp:wrapTopAndBottom/>
                <wp:docPr id="25" name="Group 25"/>
                <wp:cNvGraphicFramePr/>
                <a:graphic xmlns:a="http://schemas.openxmlformats.org/drawingml/2006/main">
                  <a:graphicData uri="http://schemas.microsoft.com/office/word/2010/wordprocessingGroup">
                    <wpg:wgp>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4"/>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5"/>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70DDF474" w14:textId="77777777" w:rsidR="000068F9" w:rsidRDefault="000068F9" w:rsidP="00BE04B2">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6"/>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7BF913AA" w14:textId="77777777" w:rsidR="000068F9" w:rsidRDefault="000068F9" w:rsidP="00BE04B2">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27"/>
                          <a:stretch>
                            <a:fillRect/>
                          </a:stretch>
                        </pic:blipFill>
                        <pic:spPr>
                          <a:xfrm>
                            <a:off x="0" y="2633472"/>
                            <a:ext cx="4114800" cy="2286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5" o:spid="_x0000_s1066" style="position:absolute;left:0;text-align:left;margin-left:0;margin-top:0;width:456.75pt;height:257.2pt;z-index:251684864;mso-width-relative:margin;mso-height-relative:margin" coordsize="84673,4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">
                <v:shape id="Picture 12" o:spid="_x0000_s1067" type="#_x0000_t75" alt="A close up of a map&#10;&#10;Description automatically generated" style="position:absolute;left:43342;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">
                  <v:imagedata r:id="rId28" o:title="A close up of a map&#10;&#10;Description automatically generated"/>
                </v:shape>
                <v:shape id="Picture 6" o:spid="_x0000_s1068" type="#_x0000_t75" alt="A close up of a piece of paper&#10;&#10;Description automatically generated" style="position:absolute;left:43525;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">
                  <v:imagedata r:id="rId29" o:title="A close up of a piece of paper&#10;&#10;Description automatically generated"/>
                </v:shape>
                <v:shape id="TextBox 15" o:spid="_x0000_s1069" type="#_x0000_t202" style="position:absolute;left:63000;top:40049;width:10541;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" filled="f" stroked="f">
                  <v:textbox>
                    <w:txbxContent>
                      <w:p w:rsidR="000068F9" w:rsidRDefault="000068F9" w:rsidP="00BE04B2">
                        <w:r>
                          <w:rPr>
                            <w:rFonts w:ascii="Avenir Book" w:hAnsi="Avenir Book" w:cstheme="minorBidi"/>
                            <w:color w:val="E53BDE"/>
                            <w:kern w:val="24"/>
                          </w:rPr>
                          <w:t>414.6</w:t>
                        </w:r>
                      </w:p>
                    </w:txbxContent>
                  </v:textbox>
                </v:shape>
                <v:shape id="Picture 2" o:spid="_x0000_s1070" type="#_x0000_t75" alt="A screenshot of a cell phone&#10;&#10;Description automatically generated" style="position:absolute;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">
                  <v:imagedata r:id="rId30" o:title="A screenshot of a cell phone&#10;&#10;Description automatically generated"/>
                </v:shape>
                <v:shape id="TextBox 20" o:spid="_x0000_s1071" type="#_x0000_t202" style="position:absolute;left:62722;top:14445;width:108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" filled="f" stroked="f">
                  <v:textbox>
                    <w:txbxContent>
                      <w:p w:rsidR="000068F9" w:rsidRDefault="000068F9" w:rsidP="00BE04B2">
                        <w:r>
                          <w:rPr>
                            <w:rFonts w:ascii="Avenir Book" w:hAnsi="Avenir Book" w:cstheme="minorBidi"/>
                            <w:color w:val="E53BDE"/>
                            <w:kern w:val="24"/>
                            <w:sz w:val="22"/>
                            <w:szCs w:val="22"/>
                          </w:rPr>
                          <w:t>216.0</w:t>
                        </w:r>
                      </w:p>
                    </w:txbxContent>
                  </v:textbox>
                </v:shape>
                <v:shape id="Picture 9" o:spid="_x0000_s1072" type="#_x0000_t75" alt="A screenshot of a cell phone&#10;&#10;Description automatically generated" style="position:absolute;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">
                  <v:imagedata r:id="rId31" o:title="A screenshot of a cell phone&#10;&#10;Description automatically generated"/>
                </v:shape>
                <w10:wrap type="topAndBottom"/>
              </v:group>
            </w:pict>
          </mc:Fallback>
        </mc:AlternateContent>
      </w:r>
      <w:r w:rsidR="00CC7004">
        <w:rPr>
          <w:noProof/>
        </w:rPr>
        <w:drawing>
          <wp:inline distT="0" distB="0" distL="0" distR="0" wp14:anchorId="6E758BCD" wp14:editId="2E812159">
            <wp:extent cx="4803354" cy="2258531"/>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2">
                      <a:extLst>
                        <a:ext uri="{28A0092B-C50C-407E-A947-70E740481C1C}">
                          <a14:useLocalDpi xmlns:a14="http://schemas.microsoft.com/office/drawing/2010/main" val="0"/>
                        </a:ext>
                      </a:extLst>
                    </a:blip>
                    <a:stretch>
                      <a:fillRect/>
                    </a:stretch>
                  </pic:blipFill>
                  <pic:spPr>
                    <a:xfrm>
                      <a:off x="0" y="0"/>
                      <a:ext cx="4811516" cy="2262369"/>
                    </a:xfrm>
                    <a:prstGeom prst="rect">
                      <a:avLst/>
                    </a:prstGeom>
                  </pic:spPr>
                </pic:pic>
              </a:graphicData>
            </a:graphic>
          </wp:inline>
        </w:drawing>
      </w:r>
    </w:p>
    <w:p w14:paraId="7C1E9938" w14:textId="77777777" w:rsidR="00CC7004" w:rsidRDefault="00CC7004" w:rsidP="00CC7004">
      <w:pPr>
        <w:pStyle w:val="Caption"/>
      </w:pPr>
      <w:r>
        <w:t>Figure 7 Schematic of the reconsidered modeling approach. By extracting data for the minimal and reduced model, we hope to be able to understand the full model in greater detail.</w:t>
      </w:r>
    </w:p>
    <w:p w14:paraId="3CE8E338" w14:textId="77777777" w:rsidR="008520CD" w:rsidRDefault="008520CD" w:rsidP="001F4FEF">
      <w:pPr>
        <w:spacing w:after="0" w:line="356" w:lineRule="auto"/>
        <w:ind w:left="-5"/>
        <w:rPr>
          <w:iCs/>
        </w:rPr>
      </w:pPr>
    </w:p>
    <w:p w14:paraId="4D61A825" w14:textId="77777777" w:rsidR="008520CD" w:rsidRDefault="008520CD" w:rsidP="008520CD">
      <w:pPr>
        <w:spacing w:after="93" w:line="259" w:lineRule="auto"/>
        <w:ind w:left="0" w:firstLine="0"/>
      </w:pPr>
      <w:r>
        <w:t xml:space="preserve"> </w:t>
      </w:r>
    </w:p>
    <w:p w14:paraId="367C7440" w14:textId="77777777" w:rsidR="00C0075B" w:rsidRDefault="00C0075B" w:rsidP="00C0075B">
      <w:pPr>
        <w:pStyle w:val="Heading1"/>
        <w:ind w:left="-5"/>
      </w:pPr>
      <w:r>
        <w:lastRenderedPageBreak/>
        <w:t xml:space="preserve">References </w:t>
      </w:r>
    </w:p>
    <w:p w14:paraId="5F8488CD" w14:textId="77777777" w:rsidR="00C0075B" w:rsidRPr="00C0075B" w:rsidRDefault="00C0075B" w:rsidP="00C0075B">
      <w:pPr>
        <w:spacing w:after="14" w:line="360" w:lineRule="auto"/>
        <w:ind w:left="340" w:firstLine="0"/>
      </w:pPr>
    </w:p>
    <w:p w14:paraId="7A80FA3C" w14:textId="77777777" w:rsidR="008520CD" w:rsidRDefault="008520CD" w:rsidP="008520CD">
      <w:pPr>
        <w:numPr>
          <w:ilvl w:val="0"/>
          <w:numId w:val="1"/>
        </w:numPr>
        <w:spacing w:after="14" w:line="360" w:lineRule="auto"/>
        <w:ind w:hanging="340"/>
      </w:pPr>
      <w:r>
        <w:rPr>
          <w:sz w:val="22"/>
        </w:rPr>
        <w:t xml:space="preserve">Arbor Biosciences.  The myTXTL system is a comprehensive solution for protein engineering and synthetic biology applications. </w:t>
      </w:r>
      <w:r>
        <w:rPr>
          <w:i/>
          <w:sz w:val="22"/>
        </w:rPr>
        <w:t>myTXTL – Cell-Free Expression</w:t>
      </w:r>
      <w:r>
        <w:rPr>
          <w:sz w:val="22"/>
        </w:rPr>
        <w:t xml:space="preserve">, 2014. </w:t>
      </w:r>
    </w:p>
    <w:p w14:paraId="410CC0DD" w14:textId="77777777" w:rsidR="008520CD" w:rsidRDefault="008520CD" w:rsidP="008520CD">
      <w:pPr>
        <w:spacing w:after="112" w:line="259" w:lineRule="auto"/>
        <w:ind w:left="0" w:firstLine="0"/>
      </w:pPr>
      <w:r>
        <w:rPr>
          <w:b/>
        </w:rPr>
        <w:t xml:space="preserve"> </w:t>
      </w:r>
    </w:p>
    <w:p w14:paraId="214FBBDF" w14:textId="77777777" w:rsidR="008520CD" w:rsidRDefault="008520CD" w:rsidP="008520CD">
      <w:pPr>
        <w:numPr>
          <w:ilvl w:val="0"/>
          <w:numId w:val="1"/>
        </w:numPr>
        <w:spacing w:after="112" w:line="259" w:lineRule="auto"/>
        <w:ind w:hanging="340"/>
      </w:pPr>
      <w:r>
        <w:t xml:space="preserve">Build-A-Cell website. </w:t>
      </w:r>
    </w:p>
    <w:p w14:paraId="0AE72ED6" w14:textId="77777777" w:rsidR="008520CD" w:rsidRDefault="008520CD" w:rsidP="008520CD">
      <w:pPr>
        <w:spacing w:after="112" w:line="259" w:lineRule="auto"/>
        <w:ind w:left="-5"/>
      </w:pPr>
      <w:r>
        <w:t xml:space="preserve">http://buildacell.io/ </w:t>
      </w:r>
    </w:p>
    <w:p w14:paraId="61FC6C88" w14:textId="77777777" w:rsidR="008520CD" w:rsidRDefault="008520CD" w:rsidP="008520CD">
      <w:pPr>
        <w:spacing w:after="117" w:line="259" w:lineRule="auto"/>
        <w:ind w:left="0" w:firstLine="0"/>
      </w:pPr>
      <w:r>
        <w:rPr>
          <w:b/>
        </w:rPr>
        <w:t xml:space="preserve"> </w:t>
      </w:r>
    </w:p>
    <w:p w14:paraId="2BDC7E5D" w14:textId="77777777" w:rsidR="008520CD" w:rsidRDefault="008520CD" w:rsidP="008520CD">
      <w:pPr>
        <w:numPr>
          <w:ilvl w:val="0"/>
          <w:numId w:val="1"/>
        </w:numPr>
        <w:ind w:hanging="340"/>
      </w:pPr>
      <w:r>
        <w:t xml:space="preserve">E. Altamura, P. Albanese, R. Marotta, F. Milano, M. Fiore, M. Trotta, P. Stano, and Fabio Mavelli. Light-driven ATP production promotes mRNA biosynthesis inside hybrid multicompartment artificial protocells. </w:t>
      </w:r>
      <w:r>
        <w:rPr>
          <w:i/>
        </w:rPr>
        <w:t>Biorxiv</w:t>
      </w:r>
      <w:r>
        <w:t xml:space="preserve">, 2020.  </w:t>
      </w:r>
    </w:p>
    <w:p w14:paraId="44E89146" w14:textId="77777777" w:rsidR="008520CD" w:rsidRDefault="008520CD" w:rsidP="008520CD">
      <w:pPr>
        <w:spacing w:after="117" w:line="259" w:lineRule="auto"/>
        <w:ind w:left="0" w:firstLine="0"/>
      </w:pPr>
      <w:r>
        <w:rPr>
          <w:b/>
        </w:rPr>
        <w:t xml:space="preserve"> </w:t>
      </w:r>
    </w:p>
    <w:p w14:paraId="2919FBF4" w14:textId="77777777" w:rsidR="008520CD" w:rsidRDefault="008520CD" w:rsidP="008520CD">
      <w:pPr>
        <w:numPr>
          <w:ilvl w:val="0"/>
          <w:numId w:val="1"/>
        </w:numPr>
        <w:ind w:hanging="340"/>
      </w:pPr>
      <w:r>
        <w:t xml:space="preserve">K. P. Adamala, D. A. Martin-Alarcon, K. R. Guthrie-Honea, and E. S Boyden. Engineering genetic circuit interactions within and between synthetic minimal cells. </w:t>
      </w:r>
      <w:r>
        <w:rPr>
          <w:i/>
        </w:rPr>
        <w:t>Nature Chemistry</w:t>
      </w:r>
      <w:r>
        <w:t xml:space="preserve">, 2016. </w:t>
      </w:r>
    </w:p>
    <w:p w14:paraId="64E38B17" w14:textId="77777777" w:rsidR="008520CD" w:rsidRDefault="008520CD" w:rsidP="008520CD">
      <w:pPr>
        <w:spacing w:after="112" w:line="259" w:lineRule="auto"/>
        <w:ind w:left="-5"/>
      </w:pPr>
      <w:r>
        <w:t xml:space="preserve">DOI 10.1038/nchem.2644. </w:t>
      </w:r>
    </w:p>
    <w:p w14:paraId="085BEE31" w14:textId="77777777" w:rsidR="008520CD" w:rsidRDefault="008520CD" w:rsidP="008520CD">
      <w:pPr>
        <w:spacing w:after="117" w:line="259" w:lineRule="auto"/>
        <w:ind w:left="0" w:firstLine="0"/>
      </w:pPr>
      <w:r>
        <w:t xml:space="preserve"> </w:t>
      </w:r>
    </w:p>
    <w:p w14:paraId="49CD7271" w14:textId="77777777" w:rsidR="008520CD" w:rsidRDefault="008520CD" w:rsidP="00D21B5D">
      <w:pPr>
        <w:numPr>
          <w:ilvl w:val="0"/>
          <w:numId w:val="1"/>
        </w:numPr>
        <w:ind w:hanging="340"/>
      </w:pPr>
      <w:r>
        <w:t>M. Takahashi, J. Chappell, C. A. Hayes, Z. Z. Sun, J. Kim, V. Singhal, K. J. Spring, S, AlKhabouri, C. P. Fall, V. Noireaux, R. M. Murray, and J. B. Lucks. Rapidly Characterizing the Fast Dynamics of RNA Genetic Circuitry with Cell-Free Transcription-Translation (TX-TL) Systems</w:t>
      </w:r>
      <w:r w:rsidRPr="00D21B5D">
        <w:rPr>
          <w:i/>
        </w:rPr>
        <w:t>. ACS Synthetic Biology</w:t>
      </w:r>
      <w:r>
        <w:t xml:space="preserve">, 2014. </w:t>
      </w:r>
    </w:p>
    <w:p w14:paraId="69AC2C12" w14:textId="77777777" w:rsidR="008520CD" w:rsidRDefault="008520CD" w:rsidP="008520CD">
      <w:pPr>
        <w:spacing w:after="117" w:line="259" w:lineRule="auto"/>
        <w:ind w:left="0" w:firstLine="0"/>
      </w:pPr>
      <w:r>
        <w:t xml:space="preserve"> </w:t>
      </w:r>
    </w:p>
    <w:p w14:paraId="0D239246" w14:textId="77777777" w:rsidR="008520CD" w:rsidRDefault="008520CD" w:rsidP="008520CD">
      <w:pPr>
        <w:spacing w:after="112" w:line="259" w:lineRule="auto"/>
        <w:ind w:left="-5"/>
      </w:pPr>
      <w:r>
        <w:t xml:space="preserve">[6]Ortega. Biocircuits TX TL Life Extension Project Presentation. June 2018. </w:t>
      </w:r>
    </w:p>
    <w:p w14:paraId="28AF31D7" w14:textId="77777777" w:rsidR="008520CD" w:rsidRDefault="008520CD" w:rsidP="008520CD">
      <w:pPr>
        <w:spacing w:after="112" w:line="259" w:lineRule="auto"/>
        <w:ind w:left="0" w:firstLine="0"/>
      </w:pPr>
      <w:r>
        <w:t xml:space="preserve"> </w:t>
      </w:r>
    </w:p>
    <w:p w14:paraId="6417D79A" w14:textId="77777777" w:rsidR="008520CD" w:rsidRDefault="008520CD" w:rsidP="008520CD">
      <w:pPr>
        <w:numPr>
          <w:ilvl w:val="0"/>
          <w:numId w:val="2"/>
        </w:numPr>
        <w:ind w:hanging="421"/>
      </w:pPr>
      <w:r>
        <w:t xml:space="preserve">P. H. Opgenworth, T. P. Korman, L. Iancu, and J. U. Bowie. A molecular rheostat maintains ATP levels to drive a synthetic biochemistry system. </w:t>
      </w:r>
      <w:r>
        <w:rPr>
          <w:i/>
        </w:rPr>
        <w:t>Nature Chemical Biology</w:t>
      </w:r>
      <w:r>
        <w:t xml:space="preserve">, 2017. </w:t>
      </w:r>
    </w:p>
    <w:p w14:paraId="01B70844" w14:textId="77777777" w:rsidR="008520CD" w:rsidRDefault="008520CD" w:rsidP="008520CD">
      <w:pPr>
        <w:spacing w:after="112" w:line="259" w:lineRule="auto"/>
        <w:ind w:left="0" w:firstLine="0"/>
      </w:pPr>
      <w:r>
        <w:t xml:space="preserve"> </w:t>
      </w:r>
    </w:p>
    <w:p w14:paraId="65C4B998" w14:textId="77777777" w:rsidR="008520CD" w:rsidRDefault="008520CD" w:rsidP="008520CD">
      <w:pPr>
        <w:numPr>
          <w:ilvl w:val="0"/>
          <w:numId w:val="2"/>
        </w:numPr>
        <w:spacing w:after="112" w:line="259" w:lineRule="auto"/>
        <w:ind w:hanging="421"/>
      </w:pPr>
      <w:r>
        <w:t xml:space="preserve">R. M. Murray. Genetically-Programmed Artificial Cells and Multi-Cellular Machines. </w:t>
      </w:r>
    </w:p>
    <w:p w14:paraId="4710F275" w14:textId="77777777" w:rsidR="008520CD" w:rsidRDefault="008520CD" w:rsidP="008520CD">
      <w:pPr>
        <w:spacing w:after="112" w:line="259" w:lineRule="auto"/>
        <w:ind w:left="-5"/>
      </w:pPr>
      <w:r>
        <w:rPr>
          <w:i/>
        </w:rPr>
        <w:t>Vannevar Bush Faculty Fellow Program</w:t>
      </w:r>
      <w:r>
        <w:t xml:space="preserve">, 2017. </w:t>
      </w:r>
    </w:p>
    <w:p w14:paraId="7032551B" w14:textId="77777777" w:rsidR="008520CD" w:rsidRDefault="008520CD" w:rsidP="008520CD">
      <w:pPr>
        <w:spacing w:after="98" w:line="259" w:lineRule="auto"/>
        <w:ind w:left="0" w:firstLine="0"/>
      </w:pPr>
      <w:r>
        <w:t xml:space="preserve"> </w:t>
      </w:r>
    </w:p>
    <w:p w14:paraId="55F7EE82" w14:textId="77777777"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14:paraId="2385DB41" w14:textId="77777777" w:rsidR="008520CD" w:rsidRDefault="008520CD" w:rsidP="008520CD">
      <w:pPr>
        <w:spacing w:after="0" w:line="259" w:lineRule="auto"/>
        <w:ind w:left="0" w:firstLine="0"/>
      </w:pPr>
      <w:r>
        <w:rPr>
          <w:color w:val="0000FF"/>
          <w:u w:val="single" w:color="0000FF"/>
        </w:rPr>
        <w:lastRenderedPageBreak/>
        <w:t>https://www.cds.caltech.edu/~murray/wiki/SURF_2020:_Synthetic_Cell</w:t>
      </w:r>
      <w:r>
        <w:t xml:space="preserve"> </w:t>
      </w:r>
    </w:p>
    <w:p w14:paraId="613900E9" w14:textId="77777777" w:rsidR="008520CD" w:rsidRDefault="008520CD" w:rsidP="008520CD">
      <w:pPr>
        <w:spacing w:after="93" w:line="259" w:lineRule="auto"/>
        <w:ind w:left="0" w:firstLine="0"/>
      </w:pPr>
      <w:r>
        <w:t xml:space="preserve"> </w:t>
      </w:r>
    </w:p>
    <w:p w14:paraId="62E4E29A"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01D626BC" w14:textId="77777777" w:rsidR="008520CD" w:rsidRDefault="008520CD" w:rsidP="008520CD">
      <w:pPr>
        <w:ind w:left="-5"/>
      </w:pPr>
      <w:r>
        <w:t>https://bioengineeringcommunity.nature.com/users/105679-ross-cloney/posts/50784-seed-2019build-a-cell</w:t>
      </w:r>
      <w:r>
        <w:rPr>
          <w:sz w:val="22"/>
        </w:rPr>
        <w:t xml:space="preserve"> </w:t>
      </w:r>
    </w:p>
    <w:p w14:paraId="0F98A648" w14:textId="77777777" w:rsidR="008520CD" w:rsidRDefault="008520CD" w:rsidP="008520CD">
      <w:pPr>
        <w:spacing w:after="122" w:line="259" w:lineRule="auto"/>
        <w:ind w:left="0" w:firstLine="0"/>
      </w:pPr>
      <w:r>
        <w:rPr>
          <w:sz w:val="22"/>
        </w:rPr>
        <w:t xml:space="preserve"> </w:t>
      </w:r>
    </w:p>
    <w:p w14:paraId="6E2FE389" w14:textId="77777777" w:rsidR="008520CD" w:rsidRDefault="008520CD" w:rsidP="008520CD">
      <w:pPr>
        <w:spacing w:after="0" w:line="240" w:lineRule="auto"/>
        <w:ind w:left="0" w:firstLine="0"/>
        <w:rPr>
          <w:color w:val="auto"/>
        </w:rPr>
      </w:pPr>
      <w:r>
        <w:t xml:space="preserve">[11] </w:t>
      </w:r>
      <w:hyperlink r:id="rId33" w:history="1">
        <w:r w:rsidRPr="008520CD">
          <w:rPr>
            <w:color w:val="0000FF"/>
            <w:u w:val="single"/>
          </w:rPr>
          <w:t>http://www.cds.caltech.edu/~murray/talks/murray_buildacell-pasadena_24Jul17.pdf</w:t>
        </w:r>
      </w:hyperlink>
    </w:p>
    <w:p w14:paraId="3E38E546" w14:textId="77777777" w:rsidR="00D21B5D" w:rsidRDefault="00D21B5D" w:rsidP="008520CD">
      <w:pPr>
        <w:spacing w:after="0" w:line="240" w:lineRule="auto"/>
        <w:ind w:left="0" w:firstLine="0"/>
        <w:rPr>
          <w:color w:val="auto"/>
        </w:rPr>
      </w:pPr>
    </w:p>
    <w:p w14:paraId="27C0747D" w14:textId="77777777" w:rsidR="008520CD" w:rsidRDefault="00D21B5D" w:rsidP="00F705FA">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14:paraId="1D41B2E2" w14:textId="77777777" w:rsidR="00F705FA" w:rsidRDefault="00F705FA" w:rsidP="00F705FA">
      <w:pPr>
        <w:spacing w:after="0" w:line="240" w:lineRule="auto"/>
        <w:ind w:left="0" w:firstLine="0"/>
        <w:rPr>
          <w:color w:val="auto"/>
        </w:rPr>
      </w:pPr>
    </w:p>
    <w:p w14:paraId="7C7848E9" w14:textId="77777777" w:rsidR="00F705FA" w:rsidRDefault="00F705FA" w:rsidP="00F705FA">
      <w:pPr>
        <w:spacing w:after="0" w:line="240" w:lineRule="auto"/>
        <w:ind w:left="0" w:firstLine="0"/>
        <w:rPr>
          <w:color w:val="auto"/>
        </w:rPr>
      </w:pPr>
      <w:r>
        <w:rPr>
          <w:color w:val="auto"/>
        </w:rPr>
        <w:t>[13] BioCRNPyler</w:t>
      </w:r>
    </w:p>
    <w:p w14:paraId="2D92176B" w14:textId="77777777" w:rsidR="00734C84" w:rsidRDefault="00734C84" w:rsidP="00F705FA">
      <w:pPr>
        <w:spacing w:after="0" w:line="240" w:lineRule="auto"/>
        <w:ind w:left="0" w:firstLine="0"/>
        <w:rPr>
          <w:color w:val="auto"/>
        </w:rPr>
      </w:pPr>
    </w:p>
    <w:p w14:paraId="5899389D" w14:textId="77777777" w:rsidR="00734C84" w:rsidRDefault="00734C84" w:rsidP="00F705FA">
      <w:pPr>
        <w:spacing w:after="0" w:line="240" w:lineRule="auto"/>
        <w:ind w:left="0" w:firstLine="0"/>
        <w:rPr>
          <w:color w:val="auto"/>
        </w:rPr>
      </w:pPr>
      <w:r>
        <w:rPr>
          <w:color w:val="auto"/>
        </w:rPr>
        <w:t>[14] bioscrape</w:t>
      </w:r>
    </w:p>
    <w:p w14:paraId="091DC996" w14:textId="77777777" w:rsidR="00734C84" w:rsidRDefault="00734C84" w:rsidP="00F705FA">
      <w:pPr>
        <w:spacing w:after="0" w:line="240" w:lineRule="auto"/>
        <w:ind w:left="0" w:firstLine="0"/>
        <w:rPr>
          <w:color w:val="auto"/>
        </w:rPr>
      </w:pPr>
    </w:p>
    <w:p w14:paraId="56CB3E35" w14:textId="77777777" w:rsidR="00734C84" w:rsidRPr="00F705FA" w:rsidRDefault="00734C84" w:rsidP="00F705FA">
      <w:pPr>
        <w:spacing w:after="0" w:line="240" w:lineRule="auto"/>
        <w:ind w:left="0" w:firstLine="0"/>
        <w:rPr>
          <w:color w:val="auto"/>
        </w:rPr>
      </w:pPr>
      <w:r>
        <w:rPr>
          <w:color w:val="auto"/>
        </w:rPr>
        <w:t>[15] autoreduce</w:t>
      </w:r>
    </w:p>
    <w:p w14:paraId="4E1E525E" w14:textId="77777777" w:rsidR="00093948" w:rsidRPr="001F4FEF" w:rsidRDefault="00093948" w:rsidP="001F4FEF">
      <w:pPr>
        <w:spacing w:after="0" w:line="356" w:lineRule="auto"/>
        <w:ind w:left="-5"/>
        <w:rPr>
          <w:iCs/>
        </w:rPr>
      </w:pPr>
      <w:r>
        <w:rPr>
          <w:i/>
        </w:rPr>
        <w:t xml:space="preserve"> </w:t>
      </w:r>
    </w:p>
    <w:p w14:paraId="7C4AB530" w14:textId="77777777" w:rsidR="005E5558" w:rsidRDefault="005E5558"/>
    <w:sectPr w:rsidR="005E5558" w:rsidSect="00CA6756">
      <w:headerReference w:type="even" r:id="rId34"/>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C816A" w14:textId="77777777" w:rsidR="00831AB8" w:rsidRDefault="00831AB8" w:rsidP="00144694">
      <w:pPr>
        <w:spacing w:after="0" w:line="240" w:lineRule="auto"/>
      </w:pPr>
      <w:r>
        <w:separator/>
      </w:r>
    </w:p>
  </w:endnote>
  <w:endnote w:type="continuationSeparator" w:id="0">
    <w:p w14:paraId="310D96AB" w14:textId="77777777" w:rsidR="00831AB8" w:rsidRDefault="00831AB8" w:rsidP="0014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92023" w14:textId="77777777" w:rsidR="00831AB8" w:rsidRDefault="00831AB8" w:rsidP="00144694">
      <w:pPr>
        <w:spacing w:after="0" w:line="240" w:lineRule="auto"/>
      </w:pPr>
      <w:r>
        <w:separator/>
      </w:r>
    </w:p>
  </w:footnote>
  <w:footnote w:type="continuationSeparator" w:id="0">
    <w:p w14:paraId="493A8772" w14:textId="77777777" w:rsidR="00831AB8" w:rsidRDefault="00831AB8" w:rsidP="0014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EndPr>
      <w:rPr>
        <w:rStyle w:val="PageNumber"/>
      </w:rPr>
    </w:sdtEndPr>
    <w:sdtContent>
      <w:p w14:paraId="21F7FC26"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90F27B"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EndPr>
      <w:rPr>
        <w:rStyle w:val="PageNumber"/>
      </w:rPr>
    </w:sdtEndPr>
    <w:sdtContent>
      <w:p w14:paraId="23E2C4A8"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D9F355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bir Roychoudhury">
    <w15:presenceInfo w15:providerId="AD" w15:userId="S-1-5-21-1146440414-3041248411-2563505846-1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A5"/>
    <w:rsid w:val="000068F9"/>
    <w:rsid w:val="00054C4E"/>
    <w:rsid w:val="000755FC"/>
    <w:rsid w:val="00093948"/>
    <w:rsid w:val="000A1237"/>
    <w:rsid w:val="000A254F"/>
    <w:rsid w:val="000D662E"/>
    <w:rsid w:val="0011107F"/>
    <w:rsid w:val="001253CD"/>
    <w:rsid w:val="00127ABC"/>
    <w:rsid w:val="00144694"/>
    <w:rsid w:val="001459C3"/>
    <w:rsid w:val="00183C3D"/>
    <w:rsid w:val="001A7B04"/>
    <w:rsid w:val="001E13CE"/>
    <w:rsid w:val="001E3746"/>
    <w:rsid w:val="001F1C54"/>
    <w:rsid w:val="001F2019"/>
    <w:rsid w:val="001F4FEF"/>
    <w:rsid w:val="002252B4"/>
    <w:rsid w:val="00226B63"/>
    <w:rsid w:val="00234D51"/>
    <w:rsid w:val="002521F9"/>
    <w:rsid w:val="00292BEF"/>
    <w:rsid w:val="002C640F"/>
    <w:rsid w:val="002D6787"/>
    <w:rsid w:val="002E35FB"/>
    <w:rsid w:val="00395B24"/>
    <w:rsid w:val="00402E18"/>
    <w:rsid w:val="0054452A"/>
    <w:rsid w:val="005D0900"/>
    <w:rsid w:val="005E5558"/>
    <w:rsid w:val="00657F40"/>
    <w:rsid w:val="006643E1"/>
    <w:rsid w:val="00734C84"/>
    <w:rsid w:val="00740595"/>
    <w:rsid w:val="007429DE"/>
    <w:rsid w:val="00770D0D"/>
    <w:rsid w:val="007C4142"/>
    <w:rsid w:val="007D316F"/>
    <w:rsid w:val="00831AB8"/>
    <w:rsid w:val="008520CD"/>
    <w:rsid w:val="008C52FB"/>
    <w:rsid w:val="008D5750"/>
    <w:rsid w:val="008F37B3"/>
    <w:rsid w:val="008F6ACB"/>
    <w:rsid w:val="009163F2"/>
    <w:rsid w:val="00950397"/>
    <w:rsid w:val="00954CE7"/>
    <w:rsid w:val="00965412"/>
    <w:rsid w:val="009F5881"/>
    <w:rsid w:val="00A74EE2"/>
    <w:rsid w:val="00AB23A5"/>
    <w:rsid w:val="00AC46A4"/>
    <w:rsid w:val="00AD14E7"/>
    <w:rsid w:val="00B90CE7"/>
    <w:rsid w:val="00BB6670"/>
    <w:rsid w:val="00BE04B2"/>
    <w:rsid w:val="00C0075B"/>
    <w:rsid w:val="00C63083"/>
    <w:rsid w:val="00CA6756"/>
    <w:rsid w:val="00CC7004"/>
    <w:rsid w:val="00CC7F79"/>
    <w:rsid w:val="00D21B5D"/>
    <w:rsid w:val="00D427D8"/>
    <w:rsid w:val="00D529D9"/>
    <w:rsid w:val="00D52EB0"/>
    <w:rsid w:val="00DA19CF"/>
    <w:rsid w:val="00E0357A"/>
    <w:rsid w:val="00E3244C"/>
    <w:rsid w:val="00E4780B"/>
    <w:rsid w:val="00EA03C4"/>
    <w:rsid w:val="00F34D05"/>
    <w:rsid w:val="00F705FA"/>
    <w:rsid w:val="00F73ADC"/>
    <w:rsid w:val="00F94D10"/>
    <w:rsid w:val="00FB2D40"/>
    <w:rsid w:val="00FD1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A3DB"/>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4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ds.caltech.edu/~murray/talks/murray_buildacell-pasadena_24Jul17.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6A1DD-4A63-094A-84FF-8643E1AE8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2354</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Subir Roychoudhury</cp:lastModifiedBy>
  <cp:revision>3</cp:revision>
  <dcterms:created xsi:type="dcterms:W3CDTF">2020-07-03T14:24:00Z</dcterms:created>
  <dcterms:modified xsi:type="dcterms:W3CDTF">2020-07-03T14:36:00Z</dcterms:modified>
</cp:coreProperties>
</file>